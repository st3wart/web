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E6E4C" w:rsidRDefault="007E6E4C"/>
    <w:p w:rsidR="007E6E4C" w:rsidRDefault="006507E2">
      <w:r>
        <w:rPr>
          <w:noProof/>
          <w:lang w:eastAsia="en-GB"/>
        </w:rPr>
        <w:drawing>
          <wp:inline distT="0" distB="0" distL="0" distR="0" wp14:anchorId="1D5E1545" wp14:editId="3D62B12A">
            <wp:extent cx="6188710" cy="5866765"/>
            <wp:effectExtent l="0" t="0" r="2540" b="635"/>
            <wp:docPr id="2" name="Picture 2" descr="http://static1.squarespace.com/static/532b3fbfe4b0c5a9ade0bc44/t/534c2658e4b022b8c6388032/1397499485734/Treasurehuntgame1.jpg?format=1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1.squarespace.com/static/532b3fbfe4b0c5a9ade0bc44/t/534c2658e4b022b8c6388032/1397499485734/Treasurehuntgame1.jpg?format=1500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5866765"/>
                    </a:xfrm>
                    <a:prstGeom prst="rect">
                      <a:avLst/>
                    </a:prstGeom>
                    <a:noFill/>
                    <a:ln>
                      <a:noFill/>
                    </a:ln>
                  </pic:spPr>
                </pic:pic>
              </a:graphicData>
            </a:graphic>
          </wp:inline>
        </w:drawing>
      </w:r>
    </w:p>
    <w:p w:rsidR="00E429D3" w:rsidRDefault="00E429D3"/>
    <w:p w:rsidR="00E429D3" w:rsidRDefault="00E429D3"/>
    <w:tbl>
      <w:tblPr>
        <w:tblStyle w:val="TableGrid"/>
        <w:tblW w:w="0" w:type="auto"/>
        <w:jc w:val="center"/>
        <w:tblBorders>
          <w:top w:val="thinThickSmallGap" w:sz="24" w:space="0" w:color="FFC000" w:themeColor="accent4"/>
          <w:left w:val="none" w:sz="0" w:space="0" w:color="auto"/>
          <w:bottom w:val="thickThinSmallGap" w:sz="24" w:space="0" w:color="FFC000" w:themeColor="accent4"/>
          <w:right w:val="none" w:sz="0" w:space="0" w:color="auto"/>
          <w:insideH w:val="none" w:sz="0" w:space="0" w:color="auto"/>
          <w:insideV w:val="none" w:sz="0" w:space="0" w:color="auto"/>
        </w:tblBorders>
        <w:tblLook w:val="04A0" w:firstRow="1" w:lastRow="0" w:firstColumn="1" w:lastColumn="0" w:noHBand="0" w:noVBand="1"/>
      </w:tblPr>
      <w:tblGrid>
        <w:gridCol w:w="7740"/>
      </w:tblGrid>
      <w:tr w:rsidR="00E429D3" w:rsidTr="00E429D3">
        <w:trPr>
          <w:jc w:val="center"/>
          <w:ins w:id="0" w:author="Sim Michael" w:date="2016-05-06T17:08:00Z"/>
        </w:trPr>
        <w:tc>
          <w:tcPr>
            <w:tcW w:w="7740" w:type="dxa"/>
            <w:hideMark/>
          </w:tcPr>
          <w:p w:rsidR="00E429D3" w:rsidRPr="006507E2" w:rsidRDefault="00E429D3">
            <w:pPr>
              <w:jc w:val="center"/>
              <w:rPr>
                <w:ins w:id="1" w:author="Sim Michael" w:date="2016-05-06T17:08:00Z"/>
                <w:rFonts w:ascii="Eras Demi ITC" w:hAnsi="Eras Demi ITC"/>
                <w:sz w:val="44"/>
              </w:rPr>
            </w:pPr>
            <w:ins w:id="2" w:author="Sim Michael" w:date="2016-05-06T17:08:00Z">
              <w:r w:rsidRPr="006507E2">
                <w:rPr>
                  <w:rFonts w:ascii="Eras Demi ITC" w:hAnsi="Eras Demi ITC"/>
                  <w:sz w:val="44"/>
                </w:rPr>
                <w:t>Investment Proposal for</w:t>
              </w:r>
            </w:ins>
          </w:p>
          <w:p w:rsidR="00E429D3" w:rsidRPr="006507E2" w:rsidRDefault="00E429D3">
            <w:pPr>
              <w:jc w:val="center"/>
              <w:rPr>
                <w:ins w:id="3" w:author="Sim Michael" w:date="2016-05-06T17:08:00Z"/>
                <w:rFonts w:ascii="Eras Demi ITC" w:hAnsi="Eras Demi ITC"/>
                <w:sz w:val="44"/>
              </w:rPr>
            </w:pPr>
            <w:ins w:id="4" w:author="Sim Michael" w:date="2016-05-06T17:08:00Z">
              <w:r w:rsidRPr="006507E2">
                <w:rPr>
                  <w:rFonts w:ascii="Eras Demi ITC" w:hAnsi="Eras Demi ITC"/>
                  <w:sz w:val="44"/>
                </w:rPr>
                <w:t>Jason Sim</w:t>
              </w:r>
            </w:ins>
          </w:p>
          <w:p w:rsidR="00E429D3" w:rsidRDefault="00E429D3">
            <w:pPr>
              <w:jc w:val="center"/>
              <w:rPr>
                <w:ins w:id="5" w:author="Sim Michael" w:date="2016-05-06T17:08:00Z"/>
              </w:rPr>
            </w:pPr>
            <w:ins w:id="6" w:author="Sim Michael" w:date="2016-05-06T17:08:00Z">
              <w:r w:rsidRPr="006507E2">
                <w:rPr>
                  <w:rFonts w:ascii="Eras Demi ITC" w:hAnsi="Eras Demi ITC"/>
                  <w:sz w:val="28"/>
                </w:rPr>
                <w:t>5th May 2016</w:t>
              </w:r>
            </w:ins>
          </w:p>
        </w:tc>
      </w:tr>
      <w:tr w:rsidR="00E429D3" w:rsidTr="00E429D3">
        <w:trPr>
          <w:jc w:val="center"/>
          <w:ins w:id="7" w:author="Sim Michael" w:date="2016-05-06T17:08:00Z"/>
        </w:trPr>
        <w:tc>
          <w:tcPr>
            <w:tcW w:w="7740" w:type="dxa"/>
            <w:hideMark/>
          </w:tcPr>
          <w:p w:rsidR="00E429D3" w:rsidRPr="006507E2" w:rsidRDefault="006507E2">
            <w:pPr>
              <w:jc w:val="right"/>
              <w:rPr>
                <w:rFonts w:ascii="Trebuchet MS" w:hAnsi="Trebuchet MS" w:cs="Trebuchet MS"/>
                <w:color w:val="A6A6A6" w:themeColor="background1" w:themeShade="A6"/>
                <w:sz w:val="16"/>
                <w:szCs w:val="16"/>
              </w:rPr>
            </w:pPr>
            <w:r w:rsidRPr="006507E2">
              <w:rPr>
                <w:rFonts w:ascii="Trebuchet MS" w:hAnsi="Trebuchet MS" w:cs="Trebuchet MS"/>
                <w:color w:val="A6A6A6" w:themeColor="background1" w:themeShade="A6"/>
                <w:sz w:val="16"/>
                <w:szCs w:val="16"/>
              </w:rPr>
              <w:t xml:space="preserve">Mei </w:t>
            </w:r>
            <w:proofErr w:type="spellStart"/>
            <w:r w:rsidRPr="006507E2">
              <w:rPr>
                <w:rFonts w:ascii="Trebuchet MS" w:hAnsi="Trebuchet MS" w:cs="Trebuchet MS"/>
                <w:color w:val="A6A6A6" w:themeColor="background1" w:themeShade="A6"/>
                <w:sz w:val="16"/>
                <w:szCs w:val="16"/>
              </w:rPr>
              <w:t>Kuan</w:t>
            </w:r>
            <w:proofErr w:type="spellEnd"/>
          </w:p>
          <w:p w:rsidR="00E429D3" w:rsidRDefault="00E429D3">
            <w:pPr>
              <w:jc w:val="right"/>
              <w:rPr>
                <w:ins w:id="8" w:author="Sim Michael" w:date="2016-05-06T17:08:00Z"/>
              </w:rPr>
            </w:pPr>
            <w:r w:rsidRPr="006507E2">
              <w:rPr>
                <w:rFonts w:ascii="Trebuchet MS" w:hAnsi="Trebuchet MS" w:cs="Trebuchet MS"/>
                <w:color w:val="A6A6A6" w:themeColor="background1" w:themeShade="A6"/>
                <w:sz w:val="16"/>
                <w:szCs w:val="16"/>
              </w:rPr>
              <w:t>Initiated on 25</w:t>
            </w:r>
            <w:r w:rsidRPr="006507E2">
              <w:rPr>
                <w:rFonts w:ascii="Trebuchet MS" w:hAnsi="Trebuchet MS" w:cs="Trebuchet MS"/>
                <w:color w:val="A6A6A6" w:themeColor="background1" w:themeShade="A6"/>
                <w:sz w:val="16"/>
                <w:szCs w:val="16"/>
                <w:vertAlign w:val="superscript"/>
              </w:rPr>
              <w:t>th</w:t>
            </w:r>
            <w:r w:rsidRPr="006507E2">
              <w:rPr>
                <w:rFonts w:ascii="Trebuchet MS" w:hAnsi="Trebuchet MS" w:cs="Trebuchet MS"/>
                <w:color w:val="A6A6A6" w:themeColor="background1" w:themeShade="A6"/>
                <w:sz w:val="16"/>
                <w:szCs w:val="16"/>
              </w:rPr>
              <w:t xml:space="preserve"> Apr 2016</w:t>
            </w:r>
          </w:p>
        </w:tc>
      </w:tr>
    </w:tbl>
    <w:p w:rsidR="007E6E4C" w:rsidRDefault="007E6E4C"/>
    <w:p w:rsidR="00E429D3" w:rsidRDefault="00E429D3">
      <w:r>
        <w:br w:type="page"/>
      </w:r>
    </w:p>
    <w:tbl>
      <w:tblPr>
        <w:tblStyle w:val="TableGrid"/>
        <w:tblW w:w="9771" w:type="dxa"/>
        <w:tblBorders>
          <w:top w:val="none" w:sz="0" w:space="0" w:color="auto"/>
          <w:left w:val="none" w:sz="0" w:space="0" w:color="auto"/>
          <w:bottom w:val="thickThinSmallGap" w:sz="24" w:space="0" w:color="FFC000" w:themeColor="accent4"/>
          <w:right w:val="none" w:sz="0" w:space="0" w:color="auto"/>
          <w:insideH w:val="none" w:sz="0" w:space="0" w:color="auto"/>
          <w:insideV w:val="none" w:sz="0" w:space="0" w:color="auto"/>
        </w:tblBorders>
        <w:tblLook w:val="04A0" w:firstRow="1" w:lastRow="0" w:firstColumn="1" w:lastColumn="0" w:noHBand="0" w:noVBand="1"/>
      </w:tblPr>
      <w:tblGrid>
        <w:gridCol w:w="9771"/>
      </w:tblGrid>
      <w:tr w:rsidR="007E6E4C" w:rsidTr="006507E2">
        <w:trPr>
          <w:trHeight w:val="540"/>
        </w:trPr>
        <w:tc>
          <w:tcPr>
            <w:tcW w:w="9771" w:type="dxa"/>
          </w:tcPr>
          <w:p w:rsidR="007E6E4C" w:rsidRPr="00E051C3" w:rsidRDefault="007E6E4C" w:rsidP="006507E2">
            <w:pPr>
              <w:spacing w:after="100" w:afterAutospacing="1" w:line="360" w:lineRule="auto"/>
              <w:rPr>
                <w:rFonts w:ascii="Eras Demi ITC" w:hAnsi="Eras Demi ITC"/>
                <w:sz w:val="28"/>
              </w:rPr>
            </w:pPr>
            <w:r w:rsidRPr="007E6E4C">
              <w:rPr>
                <w:rFonts w:ascii="Eras Demi ITC" w:hAnsi="Eras Demi ITC"/>
                <w:sz w:val="28"/>
              </w:rPr>
              <w:lastRenderedPageBreak/>
              <w:t xml:space="preserve">Introducing Financial Advisory Service </w:t>
            </w:r>
          </w:p>
        </w:tc>
      </w:tr>
    </w:tbl>
    <w:p w:rsidR="007E6E4C" w:rsidRDefault="007E6E4C" w:rsidP="007E6E4C">
      <w:pPr>
        <w:autoSpaceDE w:val="0"/>
        <w:autoSpaceDN w:val="0"/>
        <w:adjustRightInd w:val="0"/>
        <w:spacing w:after="0" w:line="240" w:lineRule="auto"/>
        <w:jc w:val="both"/>
        <w:rPr>
          <w:rFonts w:ascii="Trebuchet MS" w:hAnsi="Trebuchet MS" w:cs="Trebuchet MS"/>
          <w:sz w:val="18"/>
          <w:szCs w:val="20"/>
        </w:rPr>
      </w:pPr>
    </w:p>
    <w:p w:rsidR="007E6E4C" w:rsidRPr="007E6E4C" w:rsidRDefault="007E6E4C" w:rsidP="007E6E4C">
      <w:pPr>
        <w:autoSpaceDE w:val="0"/>
        <w:autoSpaceDN w:val="0"/>
        <w:adjustRightInd w:val="0"/>
        <w:spacing w:before="120" w:after="0" w:line="240" w:lineRule="auto"/>
        <w:ind w:left="720" w:hanging="360"/>
        <w:contextualSpacing/>
        <w:rPr>
          <w:rFonts w:ascii="Trebuchet MS" w:hAnsi="Trebuchet MS" w:cs="Trebuchet MS"/>
          <w:b/>
          <w:bCs/>
          <w:sz w:val="20"/>
          <w:szCs w:val="20"/>
        </w:rPr>
      </w:pPr>
      <w:r w:rsidRPr="007E6E4C">
        <w:rPr>
          <w:rFonts w:ascii="Trebuchet MS" w:hAnsi="Trebuchet MS" w:cs="Trebuchet MS"/>
          <w:b/>
          <w:bCs/>
          <w:sz w:val="20"/>
          <w:szCs w:val="20"/>
        </w:rPr>
        <w:t>Important Information to Customer</w:t>
      </w:r>
    </w:p>
    <w:p w:rsidR="007E6E4C" w:rsidRPr="007E6E4C" w:rsidRDefault="007E6E4C" w:rsidP="007E6E4C">
      <w:pPr>
        <w:autoSpaceDE w:val="0"/>
        <w:autoSpaceDN w:val="0"/>
        <w:adjustRightInd w:val="0"/>
        <w:spacing w:before="60" w:after="0" w:line="240" w:lineRule="auto"/>
        <w:ind w:left="720"/>
        <w:rPr>
          <w:rFonts w:ascii="Trebuchet MS" w:hAnsi="Trebuchet MS" w:cs="Trebuchet MS"/>
          <w:sz w:val="16"/>
          <w:szCs w:val="16"/>
        </w:rPr>
      </w:pPr>
      <w:r w:rsidRPr="007E6E4C">
        <w:rPr>
          <w:rFonts w:ascii="Trebuchet MS" w:hAnsi="Trebuchet MS" w:cs="Trebuchet MS"/>
          <w:sz w:val="16"/>
          <w:szCs w:val="16"/>
        </w:rPr>
        <w:t>Malayan Banking Berhad, Singapore Branch, is licensed under the Banking Act as a Qualifying Full Bank. The Bank is an exempt financial adviser and is authorised to provide financial advisory services to its customers on:</w:t>
      </w:r>
    </w:p>
    <w:p w:rsidR="007E6E4C" w:rsidRPr="007E6E4C" w:rsidRDefault="007E6E4C" w:rsidP="007E6E4C">
      <w:pPr>
        <w:autoSpaceDE w:val="0"/>
        <w:autoSpaceDN w:val="0"/>
        <w:adjustRightInd w:val="0"/>
        <w:spacing w:after="0" w:line="240" w:lineRule="auto"/>
        <w:ind w:left="1440"/>
        <w:rPr>
          <w:rFonts w:ascii="Trebuchet MS" w:hAnsi="Trebuchet MS" w:cs="Trebuchet MS"/>
          <w:sz w:val="16"/>
          <w:szCs w:val="16"/>
        </w:rPr>
      </w:pPr>
      <w:r w:rsidRPr="007E6E4C">
        <w:rPr>
          <w:rFonts w:ascii="Trebuchet MS" w:hAnsi="Trebuchet MS" w:cs="Trebuchet MS"/>
          <w:sz w:val="16"/>
          <w:szCs w:val="16"/>
        </w:rPr>
        <w:t>Collective Investment Schemes</w:t>
      </w:r>
    </w:p>
    <w:p w:rsidR="007E6E4C" w:rsidRPr="007E6E4C" w:rsidRDefault="007E6E4C" w:rsidP="007E6E4C">
      <w:pPr>
        <w:autoSpaceDE w:val="0"/>
        <w:autoSpaceDN w:val="0"/>
        <w:adjustRightInd w:val="0"/>
        <w:spacing w:after="0" w:line="240" w:lineRule="auto"/>
        <w:ind w:left="1440"/>
        <w:rPr>
          <w:rFonts w:ascii="Trebuchet MS" w:hAnsi="Trebuchet MS" w:cs="Trebuchet MS"/>
          <w:sz w:val="16"/>
          <w:szCs w:val="16"/>
        </w:rPr>
      </w:pPr>
      <w:r w:rsidRPr="007E6E4C">
        <w:rPr>
          <w:rFonts w:ascii="Trebuchet MS" w:hAnsi="Trebuchet MS" w:cs="Trebuchet MS"/>
          <w:sz w:val="16"/>
          <w:szCs w:val="16"/>
        </w:rPr>
        <w:t>Life Policies, Accident and Health Policies</w:t>
      </w:r>
    </w:p>
    <w:p w:rsidR="007E6E4C" w:rsidRPr="007E6E4C" w:rsidRDefault="007E6E4C" w:rsidP="007E6E4C">
      <w:pPr>
        <w:autoSpaceDE w:val="0"/>
        <w:autoSpaceDN w:val="0"/>
        <w:adjustRightInd w:val="0"/>
        <w:spacing w:after="0" w:line="240" w:lineRule="auto"/>
        <w:ind w:left="1440"/>
        <w:rPr>
          <w:rFonts w:ascii="Trebuchet MS" w:hAnsi="Trebuchet MS" w:cs="Trebuchet MS"/>
          <w:sz w:val="16"/>
          <w:szCs w:val="16"/>
        </w:rPr>
      </w:pPr>
      <w:r w:rsidRPr="007E6E4C">
        <w:rPr>
          <w:rFonts w:ascii="Trebuchet MS" w:hAnsi="Trebuchet MS" w:cs="Trebuchet MS"/>
          <w:sz w:val="16"/>
          <w:szCs w:val="16"/>
        </w:rPr>
        <w:t>Securities, Foreign Exchange, Futures</w:t>
      </w:r>
    </w:p>
    <w:p w:rsidR="007E6E4C" w:rsidRPr="007E6E4C" w:rsidRDefault="007E6E4C" w:rsidP="007E6E4C">
      <w:pPr>
        <w:autoSpaceDE w:val="0"/>
        <w:autoSpaceDN w:val="0"/>
        <w:adjustRightInd w:val="0"/>
        <w:spacing w:after="0" w:line="240" w:lineRule="auto"/>
        <w:ind w:left="1440"/>
        <w:rPr>
          <w:rFonts w:ascii="Trebuchet MS" w:hAnsi="Trebuchet MS" w:cs="Trebuchet MS"/>
          <w:sz w:val="16"/>
          <w:szCs w:val="16"/>
        </w:rPr>
      </w:pPr>
      <w:r w:rsidRPr="007E6E4C">
        <w:rPr>
          <w:rFonts w:ascii="Trebuchet MS" w:hAnsi="Trebuchet MS" w:cs="Trebuchet MS"/>
          <w:sz w:val="16"/>
          <w:szCs w:val="16"/>
        </w:rPr>
        <w:t>Structured Deposits</w:t>
      </w:r>
    </w:p>
    <w:p w:rsidR="007E6E4C" w:rsidRPr="007E6E4C" w:rsidRDefault="007E6E4C" w:rsidP="007E6E4C">
      <w:pPr>
        <w:autoSpaceDE w:val="0"/>
        <w:autoSpaceDN w:val="0"/>
        <w:adjustRightInd w:val="0"/>
        <w:spacing w:before="60" w:after="0" w:line="240" w:lineRule="auto"/>
        <w:ind w:left="720"/>
        <w:rPr>
          <w:rFonts w:ascii="Trebuchet MS" w:hAnsi="Trebuchet MS" w:cs="Trebuchet MS"/>
          <w:sz w:val="16"/>
          <w:szCs w:val="16"/>
        </w:rPr>
      </w:pPr>
      <w:r w:rsidRPr="007E6E4C">
        <w:rPr>
          <w:rFonts w:ascii="Trebuchet MS" w:hAnsi="Trebuchet MS" w:cs="Trebuchet MS"/>
          <w:sz w:val="16"/>
          <w:szCs w:val="16"/>
        </w:rPr>
        <w:t>The Bank will provide you with a list of product providers with whom it has contractual arrangements and whose products it may recommend and market to or procure on behalf of its customers.</w:t>
      </w:r>
    </w:p>
    <w:p w:rsidR="007E6E4C" w:rsidRPr="007E6E4C" w:rsidRDefault="007E6E4C" w:rsidP="007E6E4C">
      <w:pPr>
        <w:autoSpaceDE w:val="0"/>
        <w:autoSpaceDN w:val="0"/>
        <w:adjustRightInd w:val="0"/>
        <w:spacing w:before="120" w:after="0" w:line="240" w:lineRule="auto"/>
        <w:ind w:left="720" w:hanging="360"/>
        <w:contextualSpacing/>
        <w:rPr>
          <w:rFonts w:ascii="Trebuchet MS" w:hAnsi="Trebuchet MS" w:cs="Trebuchet MS"/>
          <w:b/>
          <w:bCs/>
          <w:sz w:val="20"/>
          <w:szCs w:val="20"/>
        </w:rPr>
      </w:pPr>
      <w:r w:rsidRPr="007E6E4C">
        <w:rPr>
          <w:rFonts w:ascii="Trebuchet MS" w:hAnsi="Trebuchet MS" w:cs="Trebuchet MS"/>
          <w:b/>
          <w:bCs/>
          <w:sz w:val="20"/>
          <w:szCs w:val="20"/>
        </w:rPr>
        <w:t>Disclosure of Interest</w:t>
      </w:r>
    </w:p>
    <w:p w:rsidR="007E6E4C" w:rsidRPr="007E6E4C" w:rsidRDefault="006507E2" w:rsidP="007E6E4C">
      <w:pPr>
        <w:autoSpaceDE w:val="0"/>
        <w:autoSpaceDN w:val="0"/>
        <w:adjustRightInd w:val="0"/>
        <w:spacing w:before="60" w:after="0" w:line="240" w:lineRule="auto"/>
        <w:ind w:left="720"/>
        <w:rPr>
          <w:rFonts w:ascii="Trebuchet MS" w:hAnsi="Trebuchet MS" w:cs="Trebuchet MS"/>
          <w:sz w:val="16"/>
          <w:szCs w:val="16"/>
        </w:rPr>
      </w:pPr>
      <w:r>
        <w:rPr>
          <w:rFonts w:ascii="Trebuchet MS" w:hAnsi="Trebuchet MS" w:cs="Trebuchet MS"/>
          <w:sz w:val="16"/>
          <w:szCs w:val="16"/>
        </w:rPr>
        <w:t>Bank</w:t>
      </w:r>
      <w:r w:rsidR="007E6E4C" w:rsidRPr="007E6E4C">
        <w:rPr>
          <w:rFonts w:ascii="Trebuchet MS" w:hAnsi="Trebuchet MS" w:cs="Trebuchet MS"/>
          <w:sz w:val="16"/>
          <w:szCs w:val="16"/>
        </w:rPr>
        <w:t xml:space="preserve"> may receive fees/incentives/benefits (including commission/trailer fees/incentives) from the product providers for marketing or selling their products to you. The Bank may share such fees/incentives/benefits received from the product providers with the Financial Adviser Representative who services your account.</w:t>
      </w:r>
    </w:p>
    <w:p w:rsidR="007E6E4C" w:rsidRPr="007E6E4C" w:rsidRDefault="006507E2" w:rsidP="007E6E4C">
      <w:pPr>
        <w:autoSpaceDE w:val="0"/>
        <w:autoSpaceDN w:val="0"/>
        <w:adjustRightInd w:val="0"/>
        <w:spacing w:before="60" w:after="0" w:line="240" w:lineRule="auto"/>
        <w:ind w:left="720"/>
        <w:rPr>
          <w:rFonts w:ascii="Trebuchet MS" w:hAnsi="Trebuchet MS" w:cs="Trebuchet MS"/>
          <w:sz w:val="16"/>
          <w:szCs w:val="16"/>
        </w:rPr>
      </w:pPr>
      <w:r>
        <w:rPr>
          <w:rFonts w:ascii="Trebuchet MS" w:hAnsi="Trebuchet MS" w:cs="Trebuchet MS"/>
          <w:sz w:val="16"/>
          <w:szCs w:val="16"/>
        </w:rPr>
        <w:t>Bank</w:t>
      </w:r>
      <w:r w:rsidR="007E6E4C" w:rsidRPr="007E6E4C">
        <w:rPr>
          <w:rFonts w:ascii="Trebuchet MS" w:hAnsi="Trebuchet MS" w:cs="Trebuchet MS"/>
          <w:sz w:val="16"/>
          <w:szCs w:val="16"/>
        </w:rPr>
        <w:t xml:space="preserve"> may remunerate its staff for each referral made by them in respect of introducing activities. The Bank will disclose the amount of</w:t>
      </w:r>
      <w:r w:rsidR="0005774F">
        <w:rPr>
          <w:rFonts w:ascii="Trebuchet MS" w:hAnsi="Trebuchet MS" w:cs="Trebuchet MS"/>
          <w:sz w:val="16"/>
          <w:szCs w:val="16"/>
        </w:rPr>
        <w:t xml:space="preserve"> </w:t>
      </w:r>
      <w:r w:rsidR="007E6E4C" w:rsidRPr="007E6E4C">
        <w:rPr>
          <w:rFonts w:ascii="Trebuchet MS" w:hAnsi="Trebuchet MS" w:cs="Trebuchet MS"/>
          <w:sz w:val="16"/>
          <w:szCs w:val="16"/>
        </w:rPr>
        <w:t>the referral remuneration paid to its staff in respect of the referral (if any) if requested by you.</w:t>
      </w:r>
    </w:p>
    <w:p w:rsidR="007E6E4C" w:rsidRPr="007E6E4C" w:rsidRDefault="006507E2" w:rsidP="007E6E4C">
      <w:pPr>
        <w:autoSpaceDE w:val="0"/>
        <w:autoSpaceDN w:val="0"/>
        <w:adjustRightInd w:val="0"/>
        <w:spacing w:before="60" w:after="0" w:line="240" w:lineRule="auto"/>
        <w:ind w:left="720"/>
        <w:rPr>
          <w:rFonts w:ascii="Trebuchet MS" w:hAnsi="Trebuchet MS" w:cs="Trebuchet MS"/>
          <w:sz w:val="16"/>
          <w:szCs w:val="16"/>
        </w:rPr>
      </w:pPr>
      <w:r>
        <w:rPr>
          <w:rFonts w:ascii="Trebuchet MS" w:hAnsi="Trebuchet MS" w:cs="Trebuchet MS"/>
          <w:sz w:val="16"/>
          <w:szCs w:val="16"/>
        </w:rPr>
        <w:t>Bank</w:t>
      </w:r>
      <w:r w:rsidR="007E6E4C" w:rsidRPr="007E6E4C">
        <w:rPr>
          <w:rFonts w:ascii="Trebuchet MS" w:hAnsi="Trebuchet MS" w:cs="Trebuchet MS"/>
          <w:sz w:val="16"/>
          <w:szCs w:val="16"/>
        </w:rPr>
        <w:t xml:space="preserve"> will disclose any potential conflict of interest to you arising from any connection to or association with any product provider.</w:t>
      </w:r>
    </w:p>
    <w:p w:rsidR="007E6E4C" w:rsidRPr="007E6E4C" w:rsidRDefault="007E6E4C" w:rsidP="007E6E4C">
      <w:pPr>
        <w:autoSpaceDE w:val="0"/>
        <w:autoSpaceDN w:val="0"/>
        <w:adjustRightInd w:val="0"/>
        <w:spacing w:before="120" w:after="0" w:line="240" w:lineRule="auto"/>
        <w:ind w:left="720" w:hanging="360"/>
        <w:contextualSpacing/>
        <w:rPr>
          <w:rFonts w:ascii="Trebuchet MS" w:hAnsi="Trebuchet MS" w:cs="Trebuchet MS"/>
          <w:b/>
          <w:bCs/>
          <w:sz w:val="20"/>
          <w:szCs w:val="20"/>
        </w:rPr>
      </w:pPr>
      <w:r w:rsidRPr="007E6E4C">
        <w:rPr>
          <w:rFonts w:ascii="Trebuchet MS" w:hAnsi="Trebuchet MS" w:cs="Trebuchet MS"/>
          <w:b/>
          <w:bCs/>
          <w:sz w:val="20"/>
          <w:szCs w:val="20"/>
        </w:rPr>
        <w:t>Financial Adviser Representative’s Declaration</w:t>
      </w:r>
    </w:p>
    <w:p w:rsidR="007E6E4C" w:rsidRPr="007E6E4C" w:rsidRDefault="007E6E4C" w:rsidP="007E6E4C">
      <w:pPr>
        <w:autoSpaceDE w:val="0"/>
        <w:autoSpaceDN w:val="0"/>
        <w:adjustRightInd w:val="0"/>
        <w:spacing w:before="60" w:after="0" w:line="240" w:lineRule="auto"/>
        <w:ind w:left="720"/>
        <w:rPr>
          <w:rFonts w:ascii="Trebuchet MS" w:hAnsi="Trebuchet MS" w:cs="Trebuchet MS"/>
          <w:sz w:val="16"/>
          <w:szCs w:val="16"/>
        </w:rPr>
      </w:pPr>
      <w:r w:rsidRPr="007E6E4C">
        <w:rPr>
          <w:rFonts w:ascii="Trebuchet MS" w:hAnsi="Trebuchet MS" w:cs="Trebuchet MS"/>
          <w:sz w:val="16"/>
          <w:szCs w:val="16"/>
        </w:rPr>
        <w:t xml:space="preserve">Your Financial Adviser Representative is a representative of </w:t>
      </w:r>
      <w:r w:rsidR="006507E2">
        <w:rPr>
          <w:rFonts w:ascii="Trebuchet MS" w:hAnsi="Trebuchet MS" w:cs="Trebuchet MS"/>
          <w:sz w:val="16"/>
          <w:szCs w:val="16"/>
        </w:rPr>
        <w:t>Bank</w:t>
      </w:r>
      <w:r w:rsidRPr="007E6E4C">
        <w:rPr>
          <w:rFonts w:ascii="Trebuchet MS" w:hAnsi="Trebuchet MS" w:cs="Trebuchet MS"/>
          <w:sz w:val="16"/>
          <w:szCs w:val="16"/>
        </w:rPr>
        <w:t xml:space="preserve"> and he/she will provide you with information on the range of services he/she is authorised to advice.</w:t>
      </w:r>
    </w:p>
    <w:p w:rsidR="007E6E4C" w:rsidRPr="007E6E4C" w:rsidRDefault="007E6E4C" w:rsidP="007E6E4C">
      <w:pPr>
        <w:autoSpaceDE w:val="0"/>
        <w:autoSpaceDN w:val="0"/>
        <w:adjustRightInd w:val="0"/>
        <w:spacing w:before="120" w:after="0" w:line="240" w:lineRule="auto"/>
        <w:ind w:left="720" w:hanging="360"/>
        <w:contextualSpacing/>
        <w:rPr>
          <w:rFonts w:ascii="Trebuchet MS" w:hAnsi="Trebuchet MS" w:cs="Trebuchet MS"/>
          <w:b/>
          <w:bCs/>
          <w:sz w:val="20"/>
          <w:szCs w:val="20"/>
        </w:rPr>
      </w:pPr>
      <w:r w:rsidRPr="007E6E4C">
        <w:rPr>
          <w:rFonts w:ascii="Trebuchet MS" w:hAnsi="Trebuchet MS" w:cs="Trebuchet MS"/>
          <w:b/>
          <w:bCs/>
          <w:sz w:val="20"/>
          <w:szCs w:val="20"/>
        </w:rPr>
        <w:t>Recommendation</w:t>
      </w:r>
    </w:p>
    <w:p w:rsidR="007E6E4C" w:rsidRPr="007E6E4C" w:rsidRDefault="007E6E4C" w:rsidP="007E6E4C">
      <w:pPr>
        <w:autoSpaceDE w:val="0"/>
        <w:autoSpaceDN w:val="0"/>
        <w:adjustRightInd w:val="0"/>
        <w:spacing w:before="60" w:after="0" w:line="240" w:lineRule="auto"/>
        <w:ind w:left="720"/>
        <w:rPr>
          <w:rFonts w:ascii="Trebuchet MS" w:hAnsi="Trebuchet MS" w:cs="Trebuchet MS"/>
          <w:sz w:val="16"/>
          <w:szCs w:val="16"/>
        </w:rPr>
      </w:pPr>
      <w:r w:rsidRPr="007E6E4C">
        <w:rPr>
          <w:rFonts w:ascii="Trebuchet MS" w:hAnsi="Trebuchet MS" w:cs="Trebuchet MS"/>
          <w:sz w:val="16"/>
          <w:szCs w:val="16"/>
        </w:rPr>
        <w:t>To allow the Bank’s Financial Adviser Representative to make a suitable recommendation, provide you with a suitable financial investment advice or assess the suitability of any product, you should provide the Financial Adviser Representative with sufficient and accurate information. The information that you provide will form the basis of recommendation or advice by the Financial Adviser Representative. If you do not make complete and/or accurate disclosures in the fact find/needs analysis process, any product that is recommended and/or purchased by you may not be appropriate for your particular needs and financial situation.</w:t>
      </w:r>
    </w:p>
    <w:p w:rsidR="007E6E4C" w:rsidRPr="007E6E4C" w:rsidRDefault="007E6E4C" w:rsidP="007E6E4C">
      <w:pPr>
        <w:autoSpaceDE w:val="0"/>
        <w:autoSpaceDN w:val="0"/>
        <w:adjustRightInd w:val="0"/>
        <w:spacing w:before="60" w:after="0" w:line="240" w:lineRule="auto"/>
        <w:ind w:left="720"/>
        <w:rPr>
          <w:rFonts w:ascii="Trebuchet MS" w:hAnsi="Trebuchet MS" w:cs="Trebuchet MS"/>
          <w:sz w:val="16"/>
          <w:szCs w:val="16"/>
        </w:rPr>
      </w:pPr>
      <w:r w:rsidRPr="007E6E4C">
        <w:rPr>
          <w:rFonts w:ascii="Trebuchet MS" w:hAnsi="Trebuchet MS" w:cs="Trebuchet MS"/>
          <w:sz w:val="16"/>
          <w:szCs w:val="16"/>
        </w:rPr>
        <w:t>For any specific product or service enquiry that the Bank’s Financial Adviser Representative is not familiar with, he/she will refer you to another Financial Adviser Representative or staff who is qualified to provide the advice.</w:t>
      </w:r>
    </w:p>
    <w:p w:rsidR="007E6E4C" w:rsidRPr="007E6E4C" w:rsidRDefault="007E6E4C" w:rsidP="007E6E4C">
      <w:pPr>
        <w:autoSpaceDE w:val="0"/>
        <w:autoSpaceDN w:val="0"/>
        <w:adjustRightInd w:val="0"/>
        <w:spacing w:before="60" w:after="0" w:line="240" w:lineRule="auto"/>
        <w:ind w:left="720"/>
        <w:rPr>
          <w:rFonts w:ascii="Trebuchet MS" w:hAnsi="Trebuchet MS" w:cs="Trebuchet MS"/>
          <w:sz w:val="16"/>
          <w:szCs w:val="16"/>
        </w:rPr>
      </w:pPr>
      <w:r w:rsidRPr="007E6E4C">
        <w:rPr>
          <w:rFonts w:ascii="Trebuchet MS" w:hAnsi="Trebuchet MS" w:cs="Trebuchet MS"/>
          <w:sz w:val="16"/>
          <w:szCs w:val="16"/>
        </w:rPr>
        <w:t xml:space="preserve">My Money Map is not to be used or considered as an offer or solicitation of an offer to buy, sell or subscribe for, any policies, investment products or securities. </w:t>
      </w:r>
      <w:r w:rsidR="006507E2">
        <w:rPr>
          <w:rFonts w:ascii="Trebuchet MS" w:hAnsi="Trebuchet MS" w:cs="Trebuchet MS"/>
          <w:sz w:val="16"/>
          <w:szCs w:val="16"/>
        </w:rPr>
        <w:t>Bank</w:t>
      </w:r>
      <w:r w:rsidRPr="007E6E4C">
        <w:rPr>
          <w:rFonts w:ascii="Trebuchet MS" w:hAnsi="Trebuchet MS" w:cs="Trebuchet MS"/>
          <w:sz w:val="16"/>
          <w:szCs w:val="16"/>
        </w:rPr>
        <w:t>’s Financial Adviser Representatives are not liable and/or responsible for and do not guarantee the following:</w:t>
      </w:r>
    </w:p>
    <w:p w:rsidR="007E6E4C" w:rsidRPr="007E6E4C" w:rsidRDefault="007E6E4C" w:rsidP="007E6E4C">
      <w:pPr>
        <w:numPr>
          <w:ilvl w:val="1"/>
          <w:numId w:val="2"/>
        </w:numPr>
        <w:autoSpaceDE w:val="0"/>
        <w:autoSpaceDN w:val="0"/>
        <w:adjustRightInd w:val="0"/>
        <w:spacing w:before="60" w:after="0" w:line="240" w:lineRule="auto"/>
        <w:rPr>
          <w:rFonts w:ascii="Trebuchet MS" w:hAnsi="Trebuchet MS" w:cs="Trebuchet MS"/>
          <w:sz w:val="16"/>
          <w:szCs w:val="16"/>
        </w:rPr>
      </w:pPr>
      <w:r w:rsidRPr="007E6E4C">
        <w:rPr>
          <w:rFonts w:ascii="Trebuchet MS" w:hAnsi="Trebuchet MS" w:cs="Trebuchet MS"/>
          <w:sz w:val="16"/>
          <w:szCs w:val="16"/>
        </w:rPr>
        <w:t>The performance of the investment made as a result of the recommendations. Past performances of an investment can only serve as a guide and does not necessarily indicate future performance.</w:t>
      </w:r>
    </w:p>
    <w:p w:rsidR="007E6E4C" w:rsidRPr="007E6E4C" w:rsidRDefault="007E6E4C" w:rsidP="007E6E4C">
      <w:pPr>
        <w:numPr>
          <w:ilvl w:val="1"/>
          <w:numId w:val="2"/>
        </w:numPr>
        <w:autoSpaceDE w:val="0"/>
        <w:autoSpaceDN w:val="0"/>
        <w:adjustRightInd w:val="0"/>
        <w:spacing w:before="60" w:after="0" w:line="240" w:lineRule="auto"/>
        <w:rPr>
          <w:rFonts w:ascii="Trebuchet MS" w:hAnsi="Trebuchet MS" w:cs="Trebuchet MS"/>
          <w:sz w:val="16"/>
          <w:szCs w:val="16"/>
        </w:rPr>
      </w:pPr>
      <w:r w:rsidRPr="007E6E4C">
        <w:rPr>
          <w:rFonts w:ascii="Trebuchet MS" w:hAnsi="Trebuchet MS" w:cs="Trebuchet MS"/>
          <w:sz w:val="16"/>
          <w:szCs w:val="16"/>
        </w:rPr>
        <w:t>The negligence of other third parties who may be involved in assisting with completing the Money Map booklet and from whom you have received direct advice.</w:t>
      </w:r>
    </w:p>
    <w:p w:rsidR="007E6E4C" w:rsidRPr="007E6E4C" w:rsidRDefault="007E6E4C" w:rsidP="007E6E4C">
      <w:pPr>
        <w:numPr>
          <w:ilvl w:val="1"/>
          <w:numId w:val="2"/>
        </w:numPr>
        <w:autoSpaceDE w:val="0"/>
        <w:autoSpaceDN w:val="0"/>
        <w:adjustRightInd w:val="0"/>
        <w:spacing w:before="60" w:after="0" w:line="240" w:lineRule="auto"/>
        <w:rPr>
          <w:rFonts w:ascii="Trebuchet MS" w:hAnsi="Trebuchet MS" w:cs="Trebuchet MS"/>
          <w:sz w:val="16"/>
          <w:szCs w:val="16"/>
        </w:rPr>
      </w:pPr>
      <w:r w:rsidRPr="007E6E4C">
        <w:rPr>
          <w:rFonts w:ascii="Trebuchet MS" w:hAnsi="Trebuchet MS" w:cs="Trebuchet MS"/>
          <w:sz w:val="16"/>
          <w:szCs w:val="16"/>
        </w:rPr>
        <w:t>Any assumption made by the Bank that was replaced, altered, and/or modified in accordance with your instructions.</w:t>
      </w:r>
    </w:p>
    <w:p w:rsidR="007E6E4C" w:rsidRPr="007E6E4C" w:rsidRDefault="007E6E4C" w:rsidP="007E6E4C">
      <w:pPr>
        <w:autoSpaceDE w:val="0"/>
        <w:autoSpaceDN w:val="0"/>
        <w:adjustRightInd w:val="0"/>
        <w:spacing w:before="120" w:after="0" w:line="240" w:lineRule="auto"/>
        <w:ind w:left="720" w:hanging="360"/>
        <w:contextualSpacing/>
        <w:rPr>
          <w:rFonts w:ascii="Trebuchet MS" w:hAnsi="Trebuchet MS" w:cs="Trebuchet MS"/>
          <w:b/>
          <w:bCs/>
          <w:sz w:val="20"/>
          <w:szCs w:val="20"/>
        </w:rPr>
      </w:pPr>
      <w:r w:rsidRPr="007E6E4C">
        <w:rPr>
          <w:rFonts w:ascii="Trebuchet MS" w:hAnsi="Trebuchet MS" w:cs="Trebuchet MS"/>
          <w:b/>
          <w:bCs/>
          <w:sz w:val="20"/>
          <w:szCs w:val="20"/>
        </w:rPr>
        <w:t>Reviews</w:t>
      </w:r>
    </w:p>
    <w:p w:rsidR="007E6E4C" w:rsidRPr="007E6E4C" w:rsidRDefault="007E6E4C" w:rsidP="007E6E4C">
      <w:pPr>
        <w:autoSpaceDE w:val="0"/>
        <w:autoSpaceDN w:val="0"/>
        <w:adjustRightInd w:val="0"/>
        <w:spacing w:before="60" w:after="0" w:line="240" w:lineRule="auto"/>
        <w:ind w:left="720"/>
        <w:rPr>
          <w:rFonts w:ascii="Trebuchet MS" w:hAnsi="Trebuchet MS" w:cs="Trebuchet MS"/>
          <w:b/>
          <w:bCs/>
          <w:sz w:val="20"/>
          <w:szCs w:val="20"/>
        </w:rPr>
      </w:pPr>
      <w:r w:rsidRPr="007E6E4C">
        <w:rPr>
          <w:rFonts w:ascii="Trebuchet MS" w:hAnsi="Trebuchet MS" w:cs="Trebuchet MS"/>
          <w:sz w:val="16"/>
          <w:szCs w:val="16"/>
        </w:rPr>
        <w:t xml:space="preserve">To ensure consistency of </w:t>
      </w:r>
      <w:r w:rsidR="006507E2">
        <w:rPr>
          <w:rFonts w:ascii="Trebuchet MS" w:hAnsi="Trebuchet MS" w:cs="Trebuchet MS"/>
          <w:sz w:val="16"/>
          <w:szCs w:val="16"/>
        </w:rPr>
        <w:t>Bank</w:t>
      </w:r>
      <w:r w:rsidRPr="007E6E4C">
        <w:rPr>
          <w:rFonts w:ascii="Trebuchet MS" w:hAnsi="Trebuchet MS" w:cs="Trebuchet MS"/>
          <w:sz w:val="16"/>
          <w:szCs w:val="16"/>
        </w:rPr>
        <w:t xml:space="preserve">’s recommendations with your investment objectives, financial situation(s) and/or particular need(s), which may vary as your individual circumstances change, please communicate any changes to the information provided (whether in this My Money Map or otherwise) on a timely basis. Review of your financial objectives and situation on a regular basis or when there are significant changes in economic conditions and/or personal circumstances is recommended. Please update the Bank’s Financial Adviser Representatives with your latest information at all times. </w:t>
      </w:r>
    </w:p>
    <w:p w:rsidR="007E6E4C" w:rsidRPr="007E6E4C" w:rsidRDefault="007E6E4C" w:rsidP="007E6E4C">
      <w:pPr>
        <w:autoSpaceDE w:val="0"/>
        <w:autoSpaceDN w:val="0"/>
        <w:adjustRightInd w:val="0"/>
        <w:spacing w:before="120" w:after="0" w:line="240" w:lineRule="auto"/>
        <w:ind w:left="720" w:hanging="360"/>
        <w:contextualSpacing/>
        <w:rPr>
          <w:rFonts w:ascii="Trebuchet MS" w:hAnsi="Trebuchet MS" w:cs="Trebuchet MS"/>
          <w:b/>
          <w:bCs/>
          <w:sz w:val="20"/>
          <w:szCs w:val="20"/>
        </w:rPr>
      </w:pPr>
      <w:r w:rsidRPr="007E6E4C">
        <w:rPr>
          <w:rFonts w:ascii="Trebuchet MS" w:hAnsi="Trebuchet MS" w:cs="Trebuchet MS"/>
          <w:b/>
          <w:bCs/>
          <w:sz w:val="20"/>
          <w:szCs w:val="20"/>
        </w:rPr>
        <w:t>Customer Feedback Avenue</w:t>
      </w:r>
    </w:p>
    <w:p w:rsidR="007E6E4C" w:rsidRPr="007E6E4C" w:rsidRDefault="007E6E4C" w:rsidP="007E6E4C">
      <w:pPr>
        <w:autoSpaceDE w:val="0"/>
        <w:autoSpaceDN w:val="0"/>
        <w:adjustRightInd w:val="0"/>
        <w:spacing w:before="60" w:after="0" w:line="240" w:lineRule="auto"/>
        <w:ind w:left="720"/>
        <w:rPr>
          <w:rFonts w:ascii="Trebuchet MS" w:hAnsi="Trebuchet MS" w:cs="Trebuchet MS"/>
          <w:sz w:val="16"/>
          <w:szCs w:val="16"/>
        </w:rPr>
      </w:pPr>
      <w:r w:rsidRPr="007E6E4C">
        <w:rPr>
          <w:rFonts w:ascii="Trebuchet MS" w:hAnsi="Trebuchet MS" w:cs="Trebuchet MS"/>
          <w:sz w:val="16"/>
          <w:szCs w:val="16"/>
        </w:rPr>
        <w:t>If you have any further queries after the transaction, you may contact:</w:t>
      </w:r>
    </w:p>
    <w:p w:rsidR="007E6E4C" w:rsidRPr="007E6E4C" w:rsidRDefault="007E6E4C" w:rsidP="007E6E4C">
      <w:pPr>
        <w:numPr>
          <w:ilvl w:val="0"/>
          <w:numId w:val="3"/>
        </w:numPr>
        <w:autoSpaceDE w:val="0"/>
        <w:autoSpaceDN w:val="0"/>
        <w:adjustRightInd w:val="0"/>
        <w:spacing w:before="60" w:after="0" w:line="240" w:lineRule="auto"/>
        <w:rPr>
          <w:rFonts w:ascii="Trebuchet MS" w:hAnsi="Trebuchet MS" w:cs="Trebuchet MS"/>
          <w:sz w:val="16"/>
          <w:szCs w:val="16"/>
        </w:rPr>
      </w:pPr>
      <w:r w:rsidRPr="007E6E4C">
        <w:rPr>
          <w:rFonts w:ascii="Trebuchet MS" w:hAnsi="Trebuchet MS" w:cs="Trebuchet MS"/>
          <w:sz w:val="16"/>
          <w:szCs w:val="16"/>
        </w:rPr>
        <w:t>Your Financial Adviser Representative</w:t>
      </w:r>
    </w:p>
    <w:p w:rsidR="0005774F" w:rsidRDefault="0005774F">
      <w:pPr>
        <w:rPr>
          <w:rFonts w:ascii="Trebuchet MS" w:hAnsi="Trebuchet MS" w:cs="Trebuchet MS"/>
          <w:sz w:val="18"/>
          <w:szCs w:val="20"/>
        </w:rPr>
      </w:pPr>
      <w:r>
        <w:rPr>
          <w:rFonts w:ascii="Trebuchet MS" w:hAnsi="Trebuchet MS" w:cs="Trebuchet MS"/>
          <w:sz w:val="18"/>
          <w:szCs w:val="20"/>
        </w:rPr>
        <w:br w:type="page"/>
      </w:r>
    </w:p>
    <w:p w:rsidR="007E6E4C" w:rsidRDefault="007E6E4C" w:rsidP="007E6E4C">
      <w:pPr>
        <w:autoSpaceDE w:val="0"/>
        <w:autoSpaceDN w:val="0"/>
        <w:adjustRightInd w:val="0"/>
        <w:spacing w:after="0" w:line="240" w:lineRule="auto"/>
        <w:jc w:val="both"/>
        <w:rPr>
          <w:rFonts w:ascii="Trebuchet MS" w:hAnsi="Trebuchet MS" w:cs="Trebuchet MS"/>
          <w:sz w:val="18"/>
          <w:szCs w:val="20"/>
        </w:rPr>
      </w:pPr>
    </w:p>
    <w:p w:rsidR="007E6E4C" w:rsidRDefault="007E6E4C" w:rsidP="007E6E4C">
      <w:pPr>
        <w:autoSpaceDE w:val="0"/>
        <w:autoSpaceDN w:val="0"/>
        <w:adjustRightInd w:val="0"/>
        <w:spacing w:after="0" w:line="240" w:lineRule="auto"/>
        <w:jc w:val="both"/>
        <w:rPr>
          <w:rFonts w:ascii="Trebuchet MS" w:hAnsi="Trebuchet MS" w:cs="Trebuchet MS"/>
          <w:sz w:val="18"/>
          <w:szCs w:val="20"/>
        </w:rPr>
      </w:pPr>
    </w:p>
    <w:p w:rsidR="007E6E4C" w:rsidRDefault="007E6E4C" w:rsidP="007E6E4C">
      <w:pPr>
        <w:autoSpaceDE w:val="0"/>
        <w:autoSpaceDN w:val="0"/>
        <w:adjustRightInd w:val="0"/>
        <w:spacing w:after="0" w:line="240" w:lineRule="auto"/>
        <w:jc w:val="both"/>
        <w:rPr>
          <w:rFonts w:ascii="Trebuchet MS" w:hAnsi="Trebuchet MS" w:cs="Trebuchet MS"/>
          <w:sz w:val="18"/>
          <w:szCs w:val="20"/>
        </w:rPr>
      </w:pPr>
    </w:p>
    <w:p w:rsidR="007E6E4C" w:rsidRDefault="007E6E4C" w:rsidP="007E6E4C">
      <w:pPr>
        <w:autoSpaceDE w:val="0"/>
        <w:autoSpaceDN w:val="0"/>
        <w:adjustRightInd w:val="0"/>
        <w:spacing w:after="0" w:line="240" w:lineRule="auto"/>
        <w:jc w:val="both"/>
        <w:rPr>
          <w:rFonts w:ascii="Trebuchet MS" w:hAnsi="Trebuchet MS" w:cs="Trebuchet MS"/>
          <w:sz w:val="18"/>
          <w:szCs w:val="20"/>
        </w:rPr>
      </w:pPr>
    </w:p>
    <w:tbl>
      <w:tblPr>
        <w:tblStyle w:val="TableGrid"/>
        <w:tblW w:w="9771" w:type="dxa"/>
        <w:tblBorders>
          <w:top w:val="none" w:sz="0" w:space="0" w:color="auto"/>
          <w:left w:val="none" w:sz="0" w:space="0" w:color="auto"/>
          <w:bottom w:val="thickThinSmallGap" w:sz="24" w:space="0" w:color="FFC000" w:themeColor="accent4"/>
          <w:right w:val="none" w:sz="0" w:space="0" w:color="auto"/>
          <w:insideH w:val="none" w:sz="0" w:space="0" w:color="auto"/>
          <w:insideV w:val="none" w:sz="0" w:space="0" w:color="auto"/>
        </w:tblBorders>
        <w:tblLook w:val="04A0" w:firstRow="1" w:lastRow="0" w:firstColumn="1" w:lastColumn="0" w:noHBand="0" w:noVBand="1"/>
      </w:tblPr>
      <w:tblGrid>
        <w:gridCol w:w="9771"/>
      </w:tblGrid>
      <w:tr w:rsidR="007E6E4C" w:rsidTr="00BD56C9">
        <w:trPr>
          <w:trHeight w:val="378"/>
        </w:trPr>
        <w:tc>
          <w:tcPr>
            <w:tcW w:w="9771" w:type="dxa"/>
          </w:tcPr>
          <w:p w:rsidR="007E6E4C" w:rsidRPr="00E051C3" w:rsidRDefault="007E6E4C" w:rsidP="00BD56C9">
            <w:pPr>
              <w:spacing w:after="100" w:afterAutospacing="1" w:line="360" w:lineRule="auto"/>
              <w:rPr>
                <w:rFonts w:ascii="Eras Demi ITC" w:hAnsi="Eras Demi ITC"/>
                <w:sz w:val="28"/>
              </w:rPr>
            </w:pPr>
            <w:r>
              <w:rPr>
                <w:rFonts w:ascii="Eras Demi ITC" w:hAnsi="Eras Demi ITC"/>
                <w:sz w:val="24"/>
              </w:rPr>
              <w:t>Personal Particulars</w:t>
            </w:r>
          </w:p>
        </w:tc>
      </w:tr>
    </w:tbl>
    <w:p w:rsidR="007E6E4C" w:rsidRDefault="007E6E4C" w:rsidP="007E6E4C">
      <w:pPr>
        <w:autoSpaceDE w:val="0"/>
        <w:autoSpaceDN w:val="0"/>
        <w:adjustRightInd w:val="0"/>
        <w:spacing w:after="0" w:line="240" w:lineRule="auto"/>
        <w:jc w:val="both"/>
        <w:rPr>
          <w:rFonts w:ascii="Trebuchet MS" w:hAnsi="Trebuchet MS" w:cs="Trebuchet MS"/>
          <w:sz w:val="18"/>
          <w:szCs w:val="20"/>
        </w:rPr>
      </w:pPr>
    </w:p>
    <w:tbl>
      <w:tblPr>
        <w:tblStyle w:val="GridTable4-Accent4"/>
        <w:tblW w:w="0" w:type="auto"/>
        <w:tblInd w:w="607" w:type="dxa"/>
        <w:tblLayout w:type="fixed"/>
        <w:tblLook w:val="04A0" w:firstRow="1" w:lastRow="0" w:firstColumn="1" w:lastColumn="0" w:noHBand="0" w:noVBand="1"/>
      </w:tblPr>
      <w:tblGrid>
        <w:gridCol w:w="4158"/>
        <w:gridCol w:w="2970"/>
      </w:tblGrid>
      <w:tr w:rsidR="007E6E4C" w:rsidTr="00BD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Default="007E6E4C" w:rsidP="00BD56C9"/>
        </w:tc>
        <w:tc>
          <w:tcPr>
            <w:tcW w:w="2970" w:type="dxa"/>
          </w:tcPr>
          <w:p w:rsidR="007E6E4C" w:rsidRDefault="007E6E4C" w:rsidP="00BD56C9">
            <w:pPr>
              <w:cnfStyle w:val="100000000000" w:firstRow="1" w:lastRow="0" w:firstColumn="0" w:lastColumn="0" w:oddVBand="0" w:evenVBand="0" w:oddHBand="0" w:evenHBand="0" w:firstRowFirstColumn="0" w:firstRowLastColumn="0" w:lastRowFirstColumn="0" w:lastRowLastColumn="0"/>
            </w:pPr>
            <w:r>
              <w:t>Main Applicant</w:t>
            </w: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sidRPr="0003356D">
              <w:rPr>
                <w:rFonts w:ascii="Trebuchet MS" w:hAnsi="Trebuchet MS"/>
                <w:b w:val="0"/>
                <w:sz w:val="20"/>
              </w:rPr>
              <w:t>Full Name as in NRIC/Passport</w:t>
            </w:r>
          </w:p>
        </w:tc>
        <w:tc>
          <w:tcPr>
            <w:tcW w:w="2970" w:type="dxa"/>
          </w:tcPr>
          <w:p w:rsidR="007E6E4C" w:rsidRDefault="007E6E4C" w:rsidP="00BD56C9">
            <w:pPr>
              <w:cnfStyle w:val="000000100000" w:firstRow="0" w:lastRow="0" w:firstColumn="0" w:lastColumn="0" w:oddVBand="0" w:evenVBand="0" w:oddHBand="1" w:evenHBand="0" w:firstRowFirstColumn="0" w:firstRowLastColumn="0" w:lastRowFirstColumn="0" w:lastRowLastColumn="0"/>
            </w:pPr>
            <w:r>
              <w:t>Jason Sim</w:t>
            </w:r>
          </w:p>
        </w:tc>
      </w:tr>
      <w:tr w:rsidR="007E6E4C" w:rsidTr="00BD56C9">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sidRPr="0003356D">
              <w:rPr>
                <w:rFonts w:ascii="Trebuchet MS" w:hAnsi="Trebuchet MS"/>
                <w:b w:val="0"/>
                <w:sz w:val="20"/>
              </w:rPr>
              <w:t>NRIC / Passport No.</w:t>
            </w:r>
          </w:p>
        </w:tc>
        <w:tc>
          <w:tcPr>
            <w:tcW w:w="2970" w:type="dxa"/>
          </w:tcPr>
          <w:p w:rsidR="007E6E4C" w:rsidRDefault="007E6E4C" w:rsidP="00BD56C9">
            <w:pPr>
              <w:cnfStyle w:val="000000000000" w:firstRow="0" w:lastRow="0" w:firstColumn="0" w:lastColumn="0" w:oddVBand="0" w:evenVBand="0" w:oddHBand="0" w:evenHBand="0" w:firstRowFirstColumn="0" w:firstRowLastColumn="0" w:lastRowFirstColumn="0" w:lastRowLastColumn="0"/>
            </w:pPr>
            <w:r>
              <w:t>S6589654K</w:t>
            </w: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sidRPr="0003356D">
              <w:rPr>
                <w:rFonts w:ascii="Trebuchet MS" w:hAnsi="Trebuchet MS"/>
                <w:b w:val="0"/>
                <w:sz w:val="20"/>
              </w:rPr>
              <w:t>Gender</w:t>
            </w:r>
          </w:p>
        </w:tc>
        <w:tc>
          <w:tcPr>
            <w:tcW w:w="2970" w:type="dxa"/>
          </w:tcPr>
          <w:p w:rsidR="007E6E4C" w:rsidRDefault="007E6E4C" w:rsidP="00BD56C9">
            <w:pPr>
              <w:cnfStyle w:val="000000100000" w:firstRow="0" w:lastRow="0" w:firstColumn="0" w:lastColumn="0" w:oddVBand="0" w:evenVBand="0" w:oddHBand="1" w:evenHBand="0" w:firstRowFirstColumn="0" w:firstRowLastColumn="0" w:lastRowFirstColumn="0" w:lastRowLastColumn="0"/>
            </w:pPr>
            <w:r>
              <w:t>Male</w:t>
            </w:r>
          </w:p>
        </w:tc>
      </w:tr>
      <w:tr w:rsidR="007E6E4C" w:rsidTr="00BD56C9">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sidRPr="0003356D">
              <w:rPr>
                <w:rFonts w:ascii="Trebuchet MS" w:hAnsi="Trebuchet MS"/>
                <w:b w:val="0"/>
                <w:sz w:val="20"/>
              </w:rPr>
              <w:t>Nationality</w:t>
            </w:r>
          </w:p>
        </w:tc>
        <w:tc>
          <w:tcPr>
            <w:tcW w:w="2970" w:type="dxa"/>
          </w:tcPr>
          <w:p w:rsidR="007E6E4C" w:rsidRDefault="007E6E4C" w:rsidP="00BD56C9">
            <w:pPr>
              <w:cnfStyle w:val="000000000000" w:firstRow="0" w:lastRow="0" w:firstColumn="0" w:lastColumn="0" w:oddVBand="0" w:evenVBand="0" w:oddHBand="0" w:evenHBand="0" w:firstRowFirstColumn="0" w:firstRowLastColumn="0" w:lastRowFirstColumn="0" w:lastRowLastColumn="0"/>
            </w:pPr>
            <w:r>
              <w:t>Singapore</w:t>
            </w: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sidRPr="0003356D">
              <w:rPr>
                <w:rFonts w:ascii="Trebuchet MS" w:hAnsi="Trebuchet MS"/>
                <w:b w:val="0"/>
                <w:sz w:val="20"/>
              </w:rPr>
              <w:t>Marital Status</w:t>
            </w:r>
          </w:p>
        </w:tc>
        <w:tc>
          <w:tcPr>
            <w:tcW w:w="2970" w:type="dxa"/>
          </w:tcPr>
          <w:p w:rsidR="007E6E4C" w:rsidRDefault="007E6E4C" w:rsidP="00BD56C9">
            <w:pPr>
              <w:cnfStyle w:val="000000100000" w:firstRow="0" w:lastRow="0" w:firstColumn="0" w:lastColumn="0" w:oddVBand="0" w:evenVBand="0" w:oddHBand="1" w:evenHBand="0" w:firstRowFirstColumn="0" w:firstRowLastColumn="0" w:lastRowFirstColumn="0" w:lastRowLastColumn="0"/>
            </w:pPr>
            <w:r>
              <w:t>Married</w:t>
            </w:r>
          </w:p>
        </w:tc>
      </w:tr>
      <w:tr w:rsidR="007E6E4C" w:rsidTr="00BD56C9">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sidRPr="0003356D">
              <w:rPr>
                <w:rFonts w:ascii="Trebuchet MS" w:hAnsi="Trebuchet MS"/>
                <w:b w:val="0"/>
                <w:sz w:val="20"/>
              </w:rPr>
              <w:t>Contact No.</w:t>
            </w:r>
          </w:p>
        </w:tc>
        <w:tc>
          <w:tcPr>
            <w:tcW w:w="2970" w:type="dxa"/>
          </w:tcPr>
          <w:p w:rsidR="007E6E4C" w:rsidRDefault="007E6E4C" w:rsidP="00BD56C9">
            <w:pPr>
              <w:tabs>
                <w:tab w:val="right" w:pos="2304"/>
              </w:tabs>
              <w:cnfStyle w:val="000000000000" w:firstRow="0" w:lastRow="0" w:firstColumn="0" w:lastColumn="0" w:oddVBand="0" w:evenVBand="0" w:oddHBand="0" w:evenHBand="0" w:firstRowFirstColumn="0" w:firstRowLastColumn="0" w:lastRowFirstColumn="0" w:lastRowLastColumn="0"/>
            </w:pPr>
            <w:r>
              <w:t>8465 3245</w:t>
            </w:r>
            <w:r>
              <w:tab/>
              <w:t>(Mobile)</w:t>
            </w: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p>
        </w:tc>
        <w:tc>
          <w:tcPr>
            <w:tcW w:w="2970" w:type="dxa"/>
          </w:tcPr>
          <w:p w:rsidR="007E6E4C" w:rsidRDefault="007E6E4C" w:rsidP="00BD56C9">
            <w:pPr>
              <w:tabs>
                <w:tab w:val="right" w:pos="2304"/>
              </w:tabs>
              <w:cnfStyle w:val="000000100000" w:firstRow="0" w:lastRow="0" w:firstColumn="0" w:lastColumn="0" w:oddVBand="0" w:evenVBand="0" w:oddHBand="1" w:evenHBand="0" w:firstRowFirstColumn="0" w:firstRowLastColumn="0" w:lastRowFirstColumn="0" w:lastRowLastColumn="0"/>
            </w:pPr>
            <w:r>
              <w:t>6548 8524</w:t>
            </w:r>
            <w:r>
              <w:tab/>
              <w:t>(Home)</w:t>
            </w:r>
          </w:p>
        </w:tc>
      </w:tr>
      <w:tr w:rsidR="007E6E4C" w:rsidTr="00BD56C9">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p>
        </w:tc>
        <w:tc>
          <w:tcPr>
            <w:tcW w:w="2970" w:type="dxa"/>
          </w:tcPr>
          <w:p w:rsidR="007E6E4C" w:rsidRDefault="007E6E4C" w:rsidP="00BD56C9">
            <w:pPr>
              <w:tabs>
                <w:tab w:val="right" w:pos="2304"/>
              </w:tabs>
              <w:cnfStyle w:val="000000000000" w:firstRow="0" w:lastRow="0" w:firstColumn="0" w:lastColumn="0" w:oddVBand="0" w:evenVBand="0" w:oddHBand="0" w:evenHBand="0" w:firstRowFirstColumn="0" w:firstRowLastColumn="0" w:lastRowFirstColumn="0" w:lastRowLastColumn="0"/>
            </w:pPr>
            <w:r>
              <w:tab/>
              <w:t>(Office)</w:t>
            </w: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Pr>
                <w:rFonts w:ascii="Trebuchet MS" w:hAnsi="Trebuchet MS"/>
                <w:b w:val="0"/>
                <w:sz w:val="20"/>
              </w:rPr>
              <w:t>Age</w:t>
            </w:r>
          </w:p>
        </w:tc>
        <w:tc>
          <w:tcPr>
            <w:tcW w:w="2970" w:type="dxa"/>
          </w:tcPr>
          <w:p w:rsidR="007E6E4C" w:rsidRDefault="007E6E4C" w:rsidP="00BD56C9">
            <w:pPr>
              <w:cnfStyle w:val="000000100000" w:firstRow="0" w:lastRow="0" w:firstColumn="0" w:lastColumn="0" w:oddVBand="0" w:evenVBand="0" w:oddHBand="1" w:evenHBand="0" w:firstRowFirstColumn="0" w:firstRowLastColumn="0" w:lastRowFirstColumn="0" w:lastRowLastColumn="0"/>
            </w:pPr>
          </w:p>
        </w:tc>
      </w:tr>
      <w:tr w:rsidR="007E6E4C" w:rsidTr="00BD56C9">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sidRPr="0003356D">
              <w:rPr>
                <w:rFonts w:ascii="Trebuchet MS" w:hAnsi="Trebuchet MS"/>
                <w:b w:val="0"/>
                <w:sz w:val="20"/>
              </w:rPr>
              <w:t>Relationship to Main Applicant</w:t>
            </w:r>
          </w:p>
        </w:tc>
        <w:tc>
          <w:tcPr>
            <w:tcW w:w="2970" w:type="dxa"/>
          </w:tcPr>
          <w:p w:rsidR="007E6E4C" w:rsidRDefault="007E6E4C" w:rsidP="00BD56C9">
            <w:pPr>
              <w:cnfStyle w:val="000000000000" w:firstRow="0" w:lastRow="0" w:firstColumn="0" w:lastColumn="0" w:oddVBand="0" w:evenVBand="0" w:oddHBand="0" w:evenHBand="0" w:firstRowFirstColumn="0" w:firstRowLastColumn="0" w:lastRowFirstColumn="0" w:lastRowLastColumn="0"/>
            </w:pPr>
            <w:r>
              <w:t>Not Applicable</w:t>
            </w: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Default="007E6E4C" w:rsidP="00BD56C9">
            <w:pPr>
              <w:rPr>
                <w:rFonts w:ascii="Trebuchet MS" w:hAnsi="Trebuchet MS"/>
                <w:b w:val="0"/>
                <w:sz w:val="20"/>
              </w:rPr>
            </w:pPr>
            <w:r>
              <w:rPr>
                <w:rFonts w:ascii="Trebuchet MS" w:hAnsi="Trebuchet MS"/>
                <w:b w:val="0"/>
                <w:sz w:val="20"/>
              </w:rPr>
              <w:t>Number of dependents</w:t>
            </w:r>
          </w:p>
        </w:tc>
        <w:tc>
          <w:tcPr>
            <w:tcW w:w="2970" w:type="dxa"/>
          </w:tcPr>
          <w:p w:rsidR="007E6E4C" w:rsidRDefault="007E6E4C" w:rsidP="00BD56C9">
            <w:pPr>
              <w:cnfStyle w:val="000000100000" w:firstRow="0" w:lastRow="0" w:firstColumn="0" w:lastColumn="0" w:oddVBand="0" w:evenVBand="0" w:oddHBand="1" w:evenHBand="0" w:firstRowFirstColumn="0" w:firstRowLastColumn="0" w:lastRowFirstColumn="0" w:lastRowLastColumn="0"/>
            </w:pPr>
            <w:r>
              <w:t>3</w:t>
            </w:r>
          </w:p>
        </w:tc>
      </w:tr>
      <w:tr w:rsidR="007E6E4C" w:rsidTr="00BD56C9">
        <w:tc>
          <w:tcPr>
            <w:cnfStyle w:val="001000000000" w:firstRow="0" w:lastRow="0" w:firstColumn="1" w:lastColumn="0" w:oddVBand="0" w:evenVBand="0" w:oddHBand="0" w:evenHBand="0" w:firstRowFirstColumn="0" w:firstRowLastColumn="0" w:lastRowFirstColumn="0" w:lastRowLastColumn="0"/>
            <w:tcW w:w="4158" w:type="dxa"/>
          </w:tcPr>
          <w:p w:rsidR="007E6E4C" w:rsidRDefault="007E6E4C" w:rsidP="00BD56C9">
            <w:pPr>
              <w:rPr>
                <w:rFonts w:ascii="Trebuchet MS" w:hAnsi="Trebuchet MS"/>
                <w:b w:val="0"/>
                <w:sz w:val="20"/>
              </w:rPr>
            </w:pPr>
          </w:p>
        </w:tc>
        <w:tc>
          <w:tcPr>
            <w:tcW w:w="2970" w:type="dxa"/>
          </w:tcPr>
          <w:p w:rsidR="007E6E4C" w:rsidRDefault="007E6E4C" w:rsidP="00BD56C9">
            <w:pPr>
              <w:cnfStyle w:val="000000000000" w:firstRow="0" w:lastRow="0" w:firstColumn="0" w:lastColumn="0" w:oddVBand="0" w:evenVBand="0" w:oddHBand="0" w:evenHBand="0" w:firstRowFirstColumn="0" w:firstRowLastColumn="0" w:lastRowFirstColumn="0" w:lastRowLastColumn="0"/>
            </w:pP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Pr>
                <w:rFonts w:ascii="Trebuchet MS" w:hAnsi="Trebuchet MS"/>
                <w:b w:val="0"/>
                <w:sz w:val="20"/>
              </w:rPr>
              <w:t>Source of Income – Main</w:t>
            </w:r>
          </w:p>
        </w:tc>
        <w:tc>
          <w:tcPr>
            <w:tcW w:w="2970" w:type="dxa"/>
          </w:tcPr>
          <w:p w:rsidR="007E6E4C" w:rsidRDefault="007E6E4C" w:rsidP="00BD56C9">
            <w:pPr>
              <w:cnfStyle w:val="000000100000" w:firstRow="0" w:lastRow="0" w:firstColumn="0" w:lastColumn="0" w:oddVBand="0" w:evenVBand="0" w:oddHBand="1" w:evenHBand="0" w:firstRowFirstColumn="0" w:firstRowLastColumn="0" w:lastRowFirstColumn="0" w:lastRowLastColumn="0"/>
            </w:pPr>
            <w:r>
              <w:t>Salary</w:t>
            </w:r>
          </w:p>
        </w:tc>
      </w:tr>
      <w:tr w:rsidR="007E6E4C" w:rsidTr="00BD56C9">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Pr>
                <w:rFonts w:ascii="Trebuchet MS" w:hAnsi="Trebuchet MS"/>
                <w:b w:val="0"/>
                <w:sz w:val="20"/>
              </w:rPr>
              <w:t>Source of Income – Secondary</w:t>
            </w:r>
          </w:p>
        </w:tc>
        <w:tc>
          <w:tcPr>
            <w:tcW w:w="2970" w:type="dxa"/>
          </w:tcPr>
          <w:p w:rsidR="007E6E4C" w:rsidRDefault="007E6E4C" w:rsidP="00BD56C9">
            <w:pPr>
              <w:cnfStyle w:val="000000000000" w:firstRow="0" w:lastRow="0" w:firstColumn="0" w:lastColumn="0" w:oddVBand="0" w:evenVBand="0" w:oddHBand="0" w:evenHBand="0" w:firstRowFirstColumn="0" w:firstRowLastColumn="0" w:lastRowFirstColumn="0" w:lastRowLastColumn="0"/>
            </w:pPr>
            <w:r>
              <w:t>Rental</w:t>
            </w: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Default="007E6E4C" w:rsidP="00BD56C9">
            <w:pPr>
              <w:rPr>
                <w:rFonts w:ascii="Trebuchet MS" w:hAnsi="Trebuchet MS"/>
                <w:b w:val="0"/>
                <w:sz w:val="20"/>
              </w:rPr>
            </w:pPr>
            <w:r>
              <w:rPr>
                <w:rFonts w:ascii="Trebuchet MS" w:hAnsi="Trebuchet MS"/>
                <w:b w:val="0"/>
                <w:sz w:val="20"/>
              </w:rPr>
              <w:t>Estimated Total Income (per annum)</w:t>
            </w:r>
          </w:p>
        </w:tc>
        <w:tc>
          <w:tcPr>
            <w:tcW w:w="2970" w:type="dxa"/>
          </w:tcPr>
          <w:p w:rsidR="007E6E4C" w:rsidRDefault="007E6E4C" w:rsidP="00BD56C9">
            <w:pPr>
              <w:cnfStyle w:val="000000100000" w:firstRow="0" w:lastRow="0" w:firstColumn="0" w:lastColumn="0" w:oddVBand="0" w:evenVBand="0" w:oddHBand="1" w:evenHBand="0" w:firstRowFirstColumn="0" w:firstRowLastColumn="0" w:lastRowFirstColumn="0" w:lastRowLastColumn="0"/>
            </w:pPr>
            <w:r>
              <w:t>150,000 – 250,000</w:t>
            </w:r>
          </w:p>
        </w:tc>
      </w:tr>
      <w:tr w:rsidR="007E6E4C" w:rsidTr="00BD56C9">
        <w:tc>
          <w:tcPr>
            <w:cnfStyle w:val="001000000000" w:firstRow="0" w:lastRow="0" w:firstColumn="1" w:lastColumn="0" w:oddVBand="0" w:evenVBand="0" w:oddHBand="0" w:evenHBand="0" w:firstRowFirstColumn="0" w:firstRowLastColumn="0" w:lastRowFirstColumn="0" w:lastRowLastColumn="0"/>
            <w:tcW w:w="4158" w:type="dxa"/>
          </w:tcPr>
          <w:p w:rsidR="007E6E4C" w:rsidRDefault="007E6E4C" w:rsidP="00BD56C9">
            <w:pPr>
              <w:rPr>
                <w:rFonts w:ascii="Trebuchet MS" w:hAnsi="Trebuchet MS"/>
                <w:b w:val="0"/>
                <w:sz w:val="20"/>
              </w:rPr>
            </w:pPr>
          </w:p>
        </w:tc>
        <w:tc>
          <w:tcPr>
            <w:tcW w:w="2970" w:type="dxa"/>
          </w:tcPr>
          <w:p w:rsidR="007E6E4C" w:rsidRDefault="007E6E4C" w:rsidP="00BD56C9">
            <w:pPr>
              <w:cnfStyle w:val="000000000000" w:firstRow="0" w:lastRow="0" w:firstColumn="0" w:lastColumn="0" w:oddVBand="0" w:evenVBand="0" w:oddHBand="0" w:evenHBand="0" w:firstRowFirstColumn="0" w:firstRowLastColumn="0" w:lastRowFirstColumn="0" w:lastRowLastColumn="0"/>
            </w:pP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Pr="0003356D" w:rsidRDefault="007E6E4C" w:rsidP="00BD56C9">
            <w:pPr>
              <w:rPr>
                <w:rFonts w:ascii="Trebuchet MS" w:hAnsi="Trebuchet MS"/>
                <w:b w:val="0"/>
                <w:sz w:val="20"/>
              </w:rPr>
            </w:pPr>
            <w:r>
              <w:rPr>
                <w:rFonts w:ascii="Trebuchet MS" w:hAnsi="Trebuchet MS"/>
                <w:b w:val="0"/>
                <w:sz w:val="20"/>
              </w:rPr>
              <w:t>Employment Status</w:t>
            </w:r>
          </w:p>
        </w:tc>
        <w:tc>
          <w:tcPr>
            <w:tcW w:w="2970" w:type="dxa"/>
          </w:tcPr>
          <w:p w:rsidR="007E6E4C" w:rsidRDefault="007E6E4C" w:rsidP="00BD56C9">
            <w:pPr>
              <w:cnfStyle w:val="000000100000" w:firstRow="0" w:lastRow="0" w:firstColumn="0" w:lastColumn="0" w:oddVBand="0" w:evenVBand="0" w:oddHBand="1" w:evenHBand="0" w:firstRowFirstColumn="0" w:firstRowLastColumn="0" w:lastRowFirstColumn="0" w:lastRowLastColumn="0"/>
            </w:pPr>
            <w:r>
              <w:t>Employed Full-time</w:t>
            </w:r>
          </w:p>
        </w:tc>
      </w:tr>
      <w:tr w:rsidR="007E6E4C" w:rsidTr="00BD56C9">
        <w:tc>
          <w:tcPr>
            <w:cnfStyle w:val="001000000000" w:firstRow="0" w:lastRow="0" w:firstColumn="1" w:lastColumn="0" w:oddVBand="0" w:evenVBand="0" w:oddHBand="0" w:evenHBand="0" w:firstRowFirstColumn="0" w:firstRowLastColumn="0" w:lastRowFirstColumn="0" w:lastRowLastColumn="0"/>
            <w:tcW w:w="4158" w:type="dxa"/>
          </w:tcPr>
          <w:p w:rsidR="007E6E4C" w:rsidRDefault="007E6E4C" w:rsidP="00BD56C9">
            <w:pPr>
              <w:rPr>
                <w:rFonts w:ascii="Trebuchet MS" w:hAnsi="Trebuchet MS"/>
                <w:b w:val="0"/>
                <w:sz w:val="20"/>
              </w:rPr>
            </w:pPr>
            <w:r>
              <w:rPr>
                <w:rFonts w:ascii="Trebuchet MS" w:hAnsi="Trebuchet MS"/>
                <w:b w:val="0"/>
                <w:sz w:val="20"/>
              </w:rPr>
              <w:t>Company Name</w:t>
            </w:r>
          </w:p>
        </w:tc>
        <w:tc>
          <w:tcPr>
            <w:tcW w:w="2970" w:type="dxa"/>
          </w:tcPr>
          <w:p w:rsidR="007E6E4C" w:rsidRDefault="007E6E4C" w:rsidP="00BD56C9">
            <w:pPr>
              <w:cnfStyle w:val="000000000000" w:firstRow="0" w:lastRow="0" w:firstColumn="0" w:lastColumn="0" w:oddVBand="0" w:evenVBand="0" w:oddHBand="0" w:evenHBand="0" w:firstRowFirstColumn="0" w:firstRowLastColumn="0" w:lastRowFirstColumn="0" w:lastRowLastColumn="0"/>
            </w:pPr>
            <w:r>
              <w:t>Oracle Asia Pacific</w:t>
            </w:r>
          </w:p>
        </w:tc>
      </w:tr>
      <w:tr w:rsidR="007E6E4C" w:rsidTr="00BD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Pr>
          <w:p w:rsidR="007E6E4C" w:rsidRDefault="007E6E4C" w:rsidP="00BD56C9">
            <w:pPr>
              <w:rPr>
                <w:rFonts w:ascii="Trebuchet MS" w:hAnsi="Trebuchet MS"/>
                <w:b w:val="0"/>
                <w:sz w:val="20"/>
              </w:rPr>
            </w:pPr>
            <w:r>
              <w:rPr>
                <w:rFonts w:ascii="Trebuchet MS" w:hAnsi="Trebuchet MS"/>
                <w:b w:val="0"/>
                <w:sz w:val="20"/>
              </w:rPr>
              <w:t>Occupation</w:t>
            </w:r>
          </w:p>
        </w:tc>
        <w:tc>
          <w:tcPr>
            <w:tcW w:w="2970" w:type="dxa"/>
          </w:tcPr>
          <w:p w:rsidR="007E6E4C" w:rsidRDefault="007E6E4C" w:rsidP="00BD56C9">
            <w:pPr>
              <w:cnfStyle w:val="000000100000" w:firstRow="0" w:lastRow="0" w:firstColumn="0" w:lastColumn="0" w:oddVBand="0" w:evenVBand="0" w:oddHBand="1" w:evenHBand="0" w:firstRowFirstColumn="0" w:firstRowLastColumn="0" w:lastRowFirstColumn="0" w:lastRowLastColumn="0"/>
            </w:pPr>
            <w:r>
              <w:t>Sales Director</w:t>
            </w:r>
          </w:p>
        </w:tc>
      </w:tr>
    </w:tbl>
    <w:p w:rsidR="007E6E4C" w:rsidRDefault="007E6E4C">
      <w:r>
        <w:br w:type="page"/>
      </w:r>
    </w:p>
    <w:tbl>
      <w:tblPr>
        <w:tblStyle w:val="TableGrid"/>
        <w:tblW w:w="9771" w:type="dxa"/>
        <w:tblBorders>
          <w:top w:val="none" w:sz="0" w:space="0" w:color="auto"/>
          <w:left w:val="none" w:sz="0" w:space="0" w:color="auto"/>
          <w:bottom w:val="thickThinSmallGap" w:sz="24" w:space="0" w:color="FFC000" w:themeColor="accent4"/>
          <w:right w:val="none" w:sz="0" w:space="0" w:color="auto"/>
          <w:insideH w:val="none" w:sz="0" w:space="0" w:color="auto"/>
          <w:insideV w:val="none" w:sz="0" w:space="0" w:color="auto"/>
        </w:tblBorders>
        <w:tblLayout w:type="fixed"/>
        <w:tblLook w:val="04A0" w:firstRow="1" w:lastRow="0" w:firstColumn="1" w:lastColumn="0" w:noHBand="0" w:noVBand="1"/>
      </w:tblPr>
      <w:tblGrid>
        <w:gridCol w:w="9771"/>
      </w:tblGrid>
      <w:tr w:rsidR="007E6E4C" w:rsidTr="00BD56C9">
        <w:trPr>
          <w:trHeight w:val="378"/>
        </w:trPr>
        <w:tc>
          <w:tcPr>
            <w:tcW w:w="9771" w:type="dxa"/>
          </w:tcPr>
          <w:p w:rsidR="007E6E4C" w:rsidRPr="00E051C3" w:rsidRDefault="007E6E4C" w:rsidP="00BD56C9">
            <w:pPr>
              <w:spacing w:after="100" w:afterAutospacing="1" w:line="360" w:lineRule="auto"/>
              <w:rPr>
                <w:rFonts w:ascii="Eras Demi ITC" w:hAnsi="Eras Demi ITC"/>
                <w:sz w:val="28"/>
              </w:rPr>
            </w:pPr>
            <w:r>
              <w:rPr>
                <w:rFonts w:ascii="Eras Demi ITC" w:hAnsi="Eras Demi ITC"/>
                <w:sz w:val="24"/>
              </w:rPr>
              <w:lastRenderedPageBreak/>
              <w:t>Customer knowledge Assessment (CKA)</w:t>
            </w:r>
          </w:p>
        </w:tc>
      </w:tr>
    </w:tbl>
    <w:p w:rsidR="007E6E4C" w:rsidRDefault="007E6E4C" w:rsidP="007E6E4C">
      <w:pPr>
        <w:autoSpaceDE w:val="0"/>
        <w:autoSpaceDN w:val="0"/>
        <w:adjustRightInd w:val="0"/>
        <w:spacing w:after="0" w:line="240" w:lineRule="auto"/>
        <w:jc w:val="both"/>
        <w:rPr>
          <w:rFonts w:ascii="Trebuchet MS" w:hAnsi="Trebuchet MS" w:cs="Trebuchet MS"/>
          <w:sz w:val="18"/>
          <w:szCs w:val="20"/>
        </w:rPr>
      </w:pPr>
    </w:p>
    <w:p w:rsidR="007E6E4C" w:rsidRDefault="007E6E4C" w:rsidP="007E6E4C">
      <w:r>
        <w:t>My financial Adviser Representatives has completed the CKA with me.  I am aware of the following:</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056"/>
        <w:gridCol w:w="8690"/>
      </w:tblGrid>
      <w:tr w:rsidR="007E6E4C" w:rsidTr="00BD56C9">
        <w:tc>
          <w:tcPr>
            <w:tcW w:w="1056" w:type="dxa"/>
          </w:tcPr>
          <w:p w:rsidR="007E6E4C" w:rsidRPr="002D3AEC" w:rsidRDefault="007E6E4C" w:rsidP="00BD56C9">
            <w:pPr>
              <w:rPr>
                <w:color w:val="ACB9CA" w:themeColor="text2" w:themeTint="66"/>
              </w:rPr>
            </w:pPr>
          </w:p>
        </w:tc>
        <w:tc>
          <w:tcPr>
            <w:tcW w:w="8690" w:type="dxa"/>
          </w:tcPr>
          <w:p w:rsidR="007E6E4C" w:rsidRDefault="007E6E4C" w:rsidP="00BD56C9">
            <w:pPr>
              <w:rPr>
                <w:color w:val="ACB9CA" w:themeColor="text2" w:themeTint="66"/>
              </w:rPr>
            </w:pPr>
            <w:r w:rsidRPr="002D3AEC">
              <w:rPr>
                <w:color w:val="ACB9CA" w:themeColor="text2" w:themeTint="66"/>
              </w:rPr>
              <w:t>I have been assessed not to have the relevant knowledge or experience and have decided to proce</w:t>
            </w:r>
            <w:r>
              <w:rPr>
                <w:color w:val="ACB9CA" w:themeColor="text2" w:themeTint="66"/>
              </w:rPr>
              <w:t>ed with the transaction.</w:t>
            </w:r>
          </w:p>
          <w:p w:rsidR="007E6E4C" w:rsidRPr="002D3AEC" w:rsidRDefault="007E6E4C" w:rsidP="00BD56C9">
            <w:pPr>
              <w:rPr>
                <w:color w:val="ACB9CA" w:themeColor="text2" w:themeTint="66"/>
              </w:rPr>
            </w:pPr>
          </w:p>
        </w:tc>
      </w:tr>
      <w:tr w:rsidR="007E6E4C" w:rsidTr="00BD56C9">
        <w:trPr>
          <w:trHeight w:val="1673"/>
        </w:trPr>
        <w:tc>
          <w:tcPr>
            <w:tcW w:w="1056" w:type="dxa"/>
          </w:tcPr>
          <w:p w:rsidR="007E6E4C" w:rsidRDefault="007E6E4C" w:rsidP="00BD56C9"/>
          <w:p w:rsidR="007E6E4C" w:rsidRDefault="007E6E4C" w:rsidP="00BD56C9">
            <w:r>
              <w:rPr>
                <w:noProof/>
                <w:lang w:eastAsia="en-GB"/>
              </w:rPr>
              <w:drawing>
                <wp:inline distT="0" distB="0" distL="0" distR="0" wp14:anchorId="0690ADE2" wp14:editId="776B6135">
                  <wp:extent cx="5334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ck[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447" cy="534447"/>
                          </a:xfrm>
                          <a:prstGeom prst="rect">
                            <a:avLst/>
                          </a:prstGeom>
                        </pic:spPr>
                      </pic:pic>
                    </a:graphicData>
                  </a:graphic>
                </wp:inline>
              </w:drawing>
            </w:r>
          </w:p>
        </w:tc>
        <w:tc>
          <w:tcPr>
            <w:tcW w:w="8690" w:type="dxa"/>
          </w:tcPr>
          <w:p w:rsidR="007E6E4C" w:rsidRDefault="007E6E4C" w:rsidP="00BD56C9">
            <w:r>
              <w:t>I have been assessed to have the relevant knowledge or experience due to the following:</w:t>
            </w:r>
          </w:p>
          <w:p w:rsidR="007E6E4C" w:rsidRDefault="007E6E4C" w:rsidP="007E6E4C">
            <w:pPr>
              <w:pStyle w:val="ListParagraph"/>
              <w:numPr>
                <w:ilvl w:val="0"/>
                <w:numId w:val="6"/>
              </w:numPr>
              <w:autoSpaceDE w:val="0"/>
              <w:autoSpaceDN w:val="0"/>
              <w:adjustRightInd w:val="0"/>
              <w:spacing w:before="120"/>
            </w:pPr>
            <w:r>
              <w:t>I have obtained one or more of the qualifications listed in CKA question 1.</w:t>
            </w:r>
          </w:p>
          <w:p w:rsidR="007E6E4C" w:rsidRDefault="007E6E4C" w:rsidP="007E6E4C">
            <w:pPr>
              <w:pStyle w:val="ListParagraph"/>
              <w:numPr>
                <w:ilvl w:val="0"/>
                <w:numId w:val="4"/>
              </w:numPr>
              <w:autoSpaceDE w:val="0"/>
              <w:autoSpaceDN w:val="0"/>
              <w:adjustRightInd w:val="0"/>
              <w:spacing w:before="120"/>
            </w:pPr>
            <w:r>
              <w:t>I have a minimum of 6 transactions in the preceding 3 years in the products stated in CKA question 2(a) and 2(b).</w:t>
            </w:r>
          </w:p>
          <w:p w:rsidR="007E6E4C" w:rsidRDefault="007E6E4C" w:rsidP="007E6E4C">
            <w:pPr>
              <w:pStyle w:val="ListParagraph"/>
              <w:numPr>
                <w:ilvl w:val="0"/>
                <w:numId w:val="4"/>
              </w:numPr>
              <w:autoSpaceDE w:val="0"/>
              <w:autoSpaceDN w:val="0"/>
              <w:adjustRightInd w:val="0"/>
              <w:spacing w:before="120"/>
            </w:pPr>
            <w:r>
              <w:t>I have worked for a minimum of 3 consecutive years in the past 10 years in the areas listed in CKA question 3.</w:t>
            </w:r>
          </w:p>
          <w:p w:rsidR="007E6E4C" w:rsidRDefault="007E6E4C" w:rsidP="00BD56C9">
            <w:pPr>
              <w:pStyle w:val="ListParagraph"/>
            </w:pPr>
          </w:p>
        </w:tc>
      </w:tr>
      <w:tr w:rsidR="007E6E4C" w:rsidTr="00BD56C9">
        <w:tc>
          <w:tcPr>
            <w:tcW w:w="1056" w:type="dxa"/>
          </w:tcPr>
          <w:p w:rsidR="007E6E4C" w:rsidRDefault="007E6E4C" w:rsidP="00BD56C9"/>
        </w:tc>
        <w:tc>
          <w:tcPr>
            <w:tcW w:w="8690" w:type="dxa"/>
          </w:tcPr>
          <w:p w:rsidR="007E6E4C" w:rsidRPr="00FD23F2" w:rsidRDefault="007E6E4C" w:rsidP="00BD56C9">
            <w:pPr>
              <w:rPr>
                <w:color w:val="ACB9CA" w:themeColor="text2" w:themeTint="66"/>
              </w:rPr>
            </w:pPr>
            <w:r w:rsidRPr="00FD23F2">
              <w:rPr>
                <w:color w:val="ACB9CA" w:themeColor="text2" w:themeTint="66"/>
              </w:rPr>
              <w:t xml:space="preserve">I have been assessed to have the relevant knowledge or experience only in relation to the following product category and agree to only invest in the products in the following product category if I do not wish to receive financial advice from </w:t>
            </w:r>
            <w:r w:rsidR="006507E2">
              <w:rPr>
                <w:color w:val="ACB9CA" w:themeColor="text2" w:themeTint="66"/>
              </w:rPr>
              <w:t>Bank</w:t>
            </w:r>
            <w:r w:rsidRPr="00FD23F2">
              <w:rPr>
                <w:color w:val="ACB9CA" w:themeColor="text2" w:themeTint="66"/>
              </w:rPr>
              <w:t>:</w:t>
            </w:r>
          </w:p>
          <w:p w:rsidR="007E6E4C" w:rsidRPr="00FD23F2" w:rsidRDefault="007E6E4C" w:rsidP="007E6E4C">
            <w:pPr>
              <w:pStyle w:val="ListParagraph"/>
              <w:numPr>
                <w:ilvl w:val="0"/>
                <w:numId w:val="5"/>
              </w:numPr>
              <w:autoSpaceDE w:val="0"/>
              <w:autoSpaceDN w:val="0"/>
              <w:adjustRightInd w:val="0"/>
              <w:spacing w:before="120"/>
              <w:rPr>
                <w:b/>
                <w:color w:val="ACB9CA" w:themeColor="text2" w:themeTint="66"/>
              </w:rPr>
            </w:pPr>
            <w:r w:rsidRPr="00FD23F2">
              <w:rPr>
                <w:color w:val="ACB9CA" w:themeColor="text2" w:themeTint="66"/>
              </w:rPr>
              <w:t>Collective Investment Schemes/</w:t>
            </w:r>
            <w:proofErr w:type="spellStart"/>
            <w:r w:rsidRPr="00FD23F2">
              <w:rPr>
                <w:color w:val="ACB9CA" w:themeColor="text2" w:themeTint="66"/>
              </w:rPr>
              <w:t>lnvestment</w:t>
            </w:r>
            <w:proofErr w:type="spellEnd"/>
            <w:r w:rsidRPr="00FD23F2">
              <w:rPr>
                <w:color w:val="ACB9CA" w:themeColor="text2" w:themeTint="66"/>
              </w:rPr>
              <w:t>-Linked Life Insurance Policies (reference to CKA question 2(a))</w:t>
            </w:r>
          </w:p>
          <w:p w:rsidR="007E6E4C" w:rsidRPr="00FD23F2" w:rsidRDefault="007E6E4C" w:rsidP="007E6E4C">
            <w:pPr>
              <w:pStyle w:val="ListParagraph"/>
              <w:numPr>
                <w:ilvl w:val="0"/>
                <w:numId w:val="5"/>
              </w:numPr>
              <w:autoSpaceDE w:val="0"/>
              <w:autoSpaceDN w:val="0"/>
              <w:adjustRightInd w:val="0"/>
              <w:spacing w:before="120"/>
              <w:rPr>
                <w:b/>
                <w:color w:val="ACB9CA" w:themeColor="text2" w:themeTint="66"/>
              </w:rPr>
            </w:pPr>
            <w:r w:rsidRPr="00FD23F2">
              <w:rPr>
                <w:color w:val="ACB9CA" w:themeColor="text2" w:themeTint="66"/>
              </w:rPr>
              <w:t>Unlisted Specified Investment Product other than Collective Investment Schemes/Investment-Linked Life Insurance Policies (reference to CKA question 2(b))</w:t>
            </w:r>
          </w:p>
          <w:p w:rsidR="007E6E4C" w:rsidRDefault="007E6E4C" w:rsidP="00BD56C9"/>
        </w:tc>
      </w:tr>
    </w:tbl>
    <w:p w:rsidR="007E6E4C" w:rsidRDefault="007E6E4C" w:rsidP="007E6E4C"/>
    <w:p w:rsidR="007E6E4C" w:rsidRDefault="007E6E4C" w:rsidP="007E6E4C">
      <w:pPr>
        <w:rPr>
          <w:b/>
          <w:sz w:val="32"/>
        </w:rPr>
      </w:pPr>
      <w:r w:rsidRPr="002D3AEC">
        <w:rPr>
          <w:b/>
          <w:sz w:val="32"/>
        </w:rPr>
        <w:t>CKA questionnaire</w:t>
      </w:r>
      <w:r>
        <w:rPr>
          <w:b/>
          <w:sz w:val="32"/>
        </w:rPr>
        <w:t>:</w:t>
      </w:r>
    </w:p>
    <w:p w:rsidR="007E6E4C" w:rsidRDefault="007E6E4C" w:rsidP="007E6E4C">
      <w:pPr>
        <w:autoSpaceDE w:val="0"/>
        <w:autoSpaceDN w:val="0"/>
        <w:adjustRightInd w:val="0"/>
        <w:spacing w:after="0" w:line="240" w:lineRule="auto"/>
        <w:rPr>
          <w:rFonts w:ascii="Trebuchet MS" w:hAnsi="Trebuchet MS" w:cs="Trebuchet MS"/>
          <w:sz w:val="20"/>
          <w:szCs w:val="20"/>
        </w:rPr>
      </w:pPr>
      <w:r>
        <w:rPr>
          <w:rFonts w:ascii="Trebuchet MS" w:hAnsi="Trebuchet MS" w:cs="Trebuchet MS"/>
          <w:sz w:val="20"/>
          <w:szCs w:val="20"/>
        </w:rPr>
        <w:t>To better assess if you have relevant knowledge and experience, please provide information on your educational qualifications, investment experience and work experience. Please note that any inaccurate or incomplete information provided by you may affect the outcome of the Customer Knowledge Assessment.</w:t>
      </w:r>
    </w:p>
    <w:p w:rsidR="007E6E4C" w:rsidRPr="002D3AEC" w:rsidRDefault="007E6E4C" w:rsidP="007E6E4C">
      <w:pPr>
        <w:autoSpaceDE w:val="0"/>
        <w:autoSpaceDN w:val="0"/>
        <w:adjustRightInd w:val="0"/>
        <w:spacing w:after="0" w:line="240" w:lineRule="auto"/>
        <w:rPr>
          <w:b/>
          <w:sz w:val="32"/>
        </w:rPr>
      </w:pPr>
      <w:r>
        <w:rPr>
          <w:rFonts w:ascii="Trebuchet MS" w:hAnsi="Trebuchet MS" w:cs="Trebuchet MS"/>
          <w:sz w:val="20"/>
          <w:szCs w:val="20"/>
        </w:rPr>
        <w:t>Joint applicants should note that information provided for the Customer Knowledge Assessment should be provided on an individual basis and not on a joint basis.</w:t>
      </w:r>
    </w:p>
    <w:p w:rsidR="007E6E4C" w:rsidRDefault="007E6E4C" w:rsidP="007E6E4C">
      <w:pPr>
        <w:pStyle w:val="ListParagraph"/>
        <w:numPr>
          <w:ilvl w:val="0"/>
          <w:numId w:val="7"/>
        </w:numPr>
        <w:autoSpaceDE w:val="0"/>
        <w:autoSpaceDN w:val="0"/>
        <w:adjustRightInd w:val="0"/>
        <w:spacing w:before="120" w:after="0" w:line="240" w:lineRule="auto"/>
        <w:ind w:left="360"/>
        <w:rPr>
          <w:b/>
        </w:rPr>
      </w:pPr>
      <w:r w:rsidRPr="00950F76">
        <w:t>I have obtained any of the stated below:</w:t>
      </w:r>
    </w:p>
    <w:p w:rsidR="007E6E4C" w:rsidRPr="00950F76" w:rsidRDefault="007E6E4C" w:rsidP="007E6E4C">
      <w:pPr>
        <w:pStyle w:val="ListParagraph"/>
        <w:ind w:left="360"/>
        <w:rPr>
          <w:b/>
        </w:rPr>
      </w:pPr>
    </w:p>
    <w:p w:rsidR="007E6E4C" w:rsidRPr="00950F76" w:rsidRDefault="007E6E4C" w:rsidP="007E6E4C">
      <w:pPr>
        <w:spacing w:after="0"/>
        <w:ind w:left="360"/>
      </w:pPr>
      <w:r w:rsidRPr="00950F76">
        <w:t>Diploma or higher qualifications in one or more of the following:</w:t>
      </w:r>
    </w:p>
    <w:p w:rsidR="007E6E4C" w:rsidRPr="00950F76" w:rsidRDefault="007E6E4C" w:rsidP="007E6E4C">
      <w:pPr>
        <w:pStyle w:val="ListParagraph"/>
        <w:numPr>
          <w:ilvl w:val="0"/>
          <w:numId w:val="8"/>
        </w:numPr>
        <w:autoSpaceDE w:val="0"/>
        <w:autoSpaceDN w:val="0"/>
        <w:adjustRightInd w:val="0"/>
        <w:spacing w:before="120" w:after="0" w:line="240" w:lineRule="auto"/>
        <w:ind w:left="990"/>
        <w:rPr>
          <w:b/>
        </w:rPr>
      </w:pPr>
      <w:r w:rsidRPr="00950F76">
        <w:t>Accountancy</w:t>
      </w:r>
    </w:p>
    <w:p w:rsidR="007E6E4C" w:rsidRPr="00950F76" w:rsidRDefault="007E6E4C" w:rsidP="007E6E4C">
      <w:pPr>
        <w:pStyle w:val="ListParagraph"/>
        <w:numPr>
          <w:ilvl w:val="0"/>
          <w:numId w:val="8"/>
        </w:numPr>
        <w:autoSpaceDE w:val="0"/>
        <w:autoSpaceDN w:val="0"/>
        <w:adjustRightInd w:val="0"/>
        <w:spacing w:before="120" w:after="0" w:line="240" w:lineRule="auto"/>
        <w:ind w:left="990"/>
        <w:rPr>
          <w:b/>
        </w:rPr>
      </w:pPr>
      <w:r w:rsidRPr="00950F76">
        <w:t>Actuarial Science</w:t>
      </w:r>
    </w:p>
    <w:p w:rsidR="007E6E4C" w:rsidRPr="00950F76" w:rsidRDefault="007E6E4C" w:rsidP="007E6E4C">
      <w:pPr>
        <w:pStyle w:val="ListParagraph"/>
        <w:numPr>
          <w:ilvl w:val="0"/>
          <w:numId w:val="8"/>
        </w:numPr>
        <w:autoSpaceDE w:val="0"/>
        <w:autoSpaceDN w:val="0"/>
        <w:adjustRightInd w:val="0"/>
        <w:spacing w:before="120" w:after="0" w:line="240" w:lineRule="auto"/>
        <w:ind w:left="990"/>
        <w:rPr>
          <w:b/>
        </w:rPr>
      </w:pPr>
      <w:r w:rsidRPr="00950F76">
        <w:t>Business / Business Administration / Business Management / Business Studies</w:t>
      </w:r>
    </w:p>
    <w:p w:rsidR="007E6E4C" w:rsidRPr="00950F76" w:rsidRDefault="007E6E4C" w:rsidP="007E6E4C">
      <w:pPr>
        <w:pStyle w:val="ListParagraph"/>
        <w:numPr>
          <w:ilvl w:val="0"/>
          <w:numId w:val="8"/>
        </w:numPr>
        <w:autoSpaceDE w:val="0"/>
        <w:autoSpaceDN w:val="0"/>
        <w:adjustRightInd w:val="0"/>
        <w:spacing w:before="120" w:after="0" w:line="240" w:lineRule="auto"/>
        <w:ind w:left="990"/>
        <w:rPr>
          <w:b/>
        </w:rPr>
      </w:pPr>
      <w:r w:rsidRPr="00950F76">
        <w:t>Capital Markets</w:t>
      </w:r>
    </w:p>
    <w:p w:rsidR="007E6E4C" w:rsidRPr="00950F76" w:rsidRDefault="007E6E4C" w:rsidP="007E6E4C">
      <w:pPr>
        <w:pStyle w:val="ListParagraph"/>
        <w:numPr>
          <w:ilvl w:val="0"/>
          <w:numId w:val="8"/>
        </w:numPr>
        <w:autoSpaceDE w:val="0"/>
        <w:autoSpaceDN w:val="0"/>
        <w:adjustRightInd w:val="0"/>
        <w:spacing w:before="120" w:after="0" w:line="240" w:lineRule="auto"/>
        <w:ind w:left="990"/>
        <w:rPr>
          <w:b/>
        </w:rPr>
      </w:pPr>
      <w:r w:rsidRPr="00950F76">
        <w:t>Commerce / Economics</w:t>
      </w:r>
    </w:p>
    <w:p w:rsidR="007E6E4C" w:rsidRPr="00950F76" w:rsidRDefault="007E6E4C" w:rsidP="007E6E4C">
      <w:pPr>
        <w:pStyle w:val="ListParagraph"/>
        <w:numPr>
          <w:ilvl w:val="0"/>
          <w:numId w:val="8"/>
        </w:numPr>
        <w:autoSpaceDE w:val="0"/>
        <w:autoSpaceDN w:val="0"/>
        <w:adjustRightInd w:val="0"/>
        <w:spacing w:before="120" w:after="0" w:line="240" w:lineRule="auto"/>
        <w:ind w:left="990"/>
        <w:rPr>
          <w:b/>
        </w:rPr>
      </w:pPr>
      <w:r w:rsidRPr="00950F76">
        <w:t>Finance / Financial Engineering / Financial Planning / Computational Finance</w:t>
      </w:r>
    </w:p>
    <w:p w:rsidR="007E6E4C" w:rsidRDefault="007E6E4C" w:rsidP="007E6E4C">
      <w:pPr>
        <w:pStyle w:val="ListParagraph"/>
        <w:numPr>
          <w:ilvl w:val="0"/>
          <w:numId w:val="8"/>
        </w:numPr>
        <w:autoSpaceDE w:val="0"/>
        <w:autoSpaceDN w:val="0"/>
        <w:adjustRightInd w:val="0"/>
        <w:spacing w:before="120" w:after="0" w:line="240" w:lineRule="auto"/>
        <w:ind w:left="990"/>
        <w:rPr>
          <w:b/>
        </w:rPr>
      </w:pPr>
      <w:r w:rsidRPr="00950F76">
        <w:t>Insurance</w:t>
      </w:r>
    </w:p>
    <w:p w:rsidR="007E6E4C" w:rsidRPr="00950F76" w:rsidRDefault="007E6E4C" w:rsidP="007E6E4C">
      <w:pPr>
        <w:pStyle w:val="ListParagraph"/>
        <w:rPr>
          <w:b/>
        </w:rPr>
      </w:pPr>
    </w:p>
    <w:p w:rsidR="007E6E4C" w:rsidRPr="00950F76" w:rsidRDefault="007E6E4C" w:rsidP="007E6E4C">
      <w:pPr>
        <w:spacing w:after="0"/>
        <w:ind w:left="360"/>
      </w:pPr>
      <w:r w:rsidRPr="00950F76">
        <w:t>Professional finance-related qualifications</w:t>
      </w:r>
      <w:r>
        <w:t>:</w:t>
      </w:r>
    </w:p>
    <w:p w:rsidR="007E6E4C" w:rsidRPr="00950F76" w:rsidRDefault="007E6E4C" w:rsidP="007E6E4C">
      <w:pPr>
        <w:pStyle w:val="ListParagraph"/>
        <w:numPr>
          <w:ilvl w:val="0"/>
          <w:numId w:val="8"/>
        </w:numPr>
        <w:autoSpaceDE w:val="0"/>
        <w:autoSpaceDN w:val="0"/>
        <w:adjustRightInd w:val="0"/>
        <w:spacing w:before="120" w:after="0" w:line="240" w:lineRule="auto"/>
        <w:ind w:left="990"/>
        <w:rPr>
          <w:b/>
        </w:rPr>
      </w:pPr>
      <w:r w:rsidRPr="00950F76">
        <w:t>Chartered Financial Analyst Examination (conducted by the CFA Institute, USA)</w:t>
      </w:r>
    </w:p>
    <w:p w:rsidR="007E6E4C" w:rsidRPr="00950F76" w:rsidRDefault="007E6E4C" w:rsidP="007E6E4C">
      <w:pPr>
        <w:pStyle w:val="ListParagraph"/>
        <w:numPr>
          <w:ilvl w:val="0"/>
          <w:numId w:val="8"/>
        </w:numPr>
        <w:autoSpaceDE w:val="0"/>
        <w:autoSpaceDN w:val="0"/>
        <w:adjustRightInd w:val="0"/>
        <w:spacing w:before="120" w:after="0" w:line="240" w:lineRule="auto"/>
        <w:ind w:left="990"/>
        <w:rPr>
          <w:b/>
        </w:rPr>
      </w:pPr>
      <w:r w:rsidRPr="00950F76">
        <w:t>Association of Chartered Certified Accountants (ACCA) Qualifications</w:t>
      </w:r>
    </w:p>
    <w:p w:rsidR="007E6E4C" w:rsidRPr="00950F76" w:rsidRDefault="007E6E4C" w:rsidP="007E6E4C">
      <w:pPr>
        <w:autoSpaceDE w:val="0"/>
        <w:autoSpaceDN w:val="0"/>
        <w:adjustRightInd w:val="0"/>
        <w:spacing w:after="0" w:line="240" w:lineRule="auto"/>
        <w:rPr>
          <w:rFonts w:ascii="Trebuchet MS" w:hAnsi="Trebuchet MS" w:cs="Trebuchet MS"/>
          <w:bCs/>
          <w:sz w:val="20"/>
          <w:szCs w:val="20"/>
        </w:rPr>
      </w:pPr>
    </w:p>
    <w:p w:rsidR="007E6E4C" w:rsidRPr="00950F76" w:rsidRDefault="007E6E4C" w:rsidP="007E6E4C">
      <w:pPr>
        <w:pStyle w:val="ListParagraph"/>
        <w:numPr>
          <w:ilvl w:val="0"/>
          <w:numId w:val="7"/>
        </w:numPr>
        <w:autoSpaceDE w:val="0"/>
        <w:autoSpaceDN w:val="0"/>
        <w:adjustRightInd w:val="0"/>
        <w:spacing w:before="120" w:after="0" w:line="240" w:lineRule="auto"/>
        <w:ind w:left="360"/>
        <w:rPr>
          <w:b/>
        </w:rPr>
      </w:pPr>
      <w:r w:rsidRPr="00950F76">
        <w:t>I have invested a minimum of 6 transactions in the preceding 3 years on the following:</w:t>
      </w:r>
    </w:p>
    <w:p w:rsidR="007E6E4C" w:rsidRPr="00950F76" w:rsidRDefault="007E6E4C" w:rsidP="007E6E4C">
      <w:pPr>
        <w:pStyle w:val="ListParagraph"/>
        <w:numPr>
          <w:ilvl w:val="0"/>
          <w:numId w:val="9"/>
        </w:numPr>
        <w:autoSpaceDE w:val="0"/>
        <w:autoSpaceDN w:val="0"/>
        <w:adjustRightInd w:val="0"/>
        <w:spacing w:before="120" w:after="0" w:line="240" w:lineRule="auto"/>
        <w:ind w:left="720"/>
        <w:rPr>
          <w:b/>
        </w:rPr>
      </w:pPr>
      <w:r w:rsidRPr="00950F76">
        <w:lastRenderedPageBreak/>
        <w:t>Collective Investment Schemes (CIS) and Investment-Linked Life Insurance Policies (ILP)</w:t>
      </w:r>
      <w:r w:rsidRPr="00950F76">
        <w:br/>
        <w:t>(e.g. Unit Trust)</w:t>
      </w:r>
    </w:p>
    <w:p w:rsidR="007E6E4C" w:rsidRPr="00950F76" w:rsidRDefault="007E6E4C" w:rsidP="007E6E4C">
      <w:pPr>
        <w:pStyle w:val="ListParagraph"/>
        <w:numPr>
          <w:ilvl w:val="0"/>
          <w:numId w:val="9"/>
        </w:numPr>
        <w:autoSpaceDE w:val="0"/>
        <w:autoSpaceDN w:val="0"/>
        <w:adjustRightInd w:val="0"/>
        <w:spacing w:before="120" w:after="0" w:line="240" w:lineRule="auto"/>
        <w:ind w:left="720"/>
        <w:rPr>
          <w:b/>
        </w:rPr>
      </w:pPr>
      <w:r w:rsidRPr="00950F76">
        <w:t>Unlisted Specified Investment Products^ (SIP) other than CIS and ILP</w:t>
      </w:r>
      <w:r w:rsidRPr="00950F76">
        <w:br/>
        <w:t>(e.g. Bonds, Dual Currency Investments, Structured Notes, Structured Deposits)</w:t>
      </w:r>
    </w:p>
    <w:p w:rsidR="007E6E4C" w:rsidRPr="00950F76" w:rsidRDefault="007E6E4C" w:rsidP="007E6E4C">
      <w:pPr>
        <w:autoSpaceDE w:val="0"/>
        <w:autoSpaceDN w:val="0"/>
        <w:adjustRightInd w:val="0"/>
        <w:spacing w:after="0" w:line="240" w:lineRule="auto"/>
        <w:ind w:left="360"/>
        <w:rPr>
          <w:rFonts w:ascii="Trebuchet MS" w:hAnsi="Trebuchet MS" w:cs="Trebuchet MS"/>
          <w:sz w:val="20"/>
          <w:szCs w:val="20"/>
        </w:rPr>
      </w:pPr>
    </w:p>
    <w:p w:rsidR="007E6E4C" w:rsidRPr="00950F76" w:rsidRDefault="007E6E4C" w:rsidP="007E6E4C">
      <w:pPr>
        <w:autoSpaceDE w:val="0"/>
        <w:autoSpaceDN w:val="0"/>
        <w:adjustRightInd w:val="0"/>
        <w:spacing w:after="0" w:line="240" w:lineRule="auto"/>
        <w:ind w:left="360"/>
        <w:rPr>
          <w:rFonts w:ascii="Trebuchet MS" w:hAnsi="Trebuchet MS" w:cs="Trebuchet MS"/>
          <w:sz w:val="20"/>
          <w:szCs w:val="20"/>
        </w:rPr>
      </w:pPr>
      <w:r w:rsidRPr="00950F76">
        <w:rPr>
          <w:rFonts w:ascii="Trebuchet MS" w:hAnsi="Trebuchet MS" w:cs="Trebuchet MS"/>
          <w:sz w:val="20"/>
          <w:szCs w:val="20"/>
        </w:rPr>
        <w:t>Note: Rollover of funds into unlisted SIPs purchases when investments in these products mature or transactions under a Regular Savings Plan following the initial investment would not qualify as transactions for the purpose of the above criteria.</w:t>
      </w:r>
    </w:p>
    <w:p w:rsidR="007E6E4C" w:rsidRDefault="007E6E4C" w:rsidP="007E6E4C">
      <w:pPr>
        <w:autoSpaceDE w:val="0"/>
        <w:autoSpaceDN w:val="0"/>
        <w:adjustRightInd w:val="0"/>
        <w:spacing w:after="0" w:line="240" w:lineRule="auto"/>
        <w:rPr>
          <w:rFonts w:ascii="Trebuchet MS" w:hAnsi="Trebuchet MS" w:cs="Trebuchet MS"/>
          <w:sz w:val="20"/>
          <w:szCs w:val="20"/>
        </w:rPr>
      </w:pPr>
    </w:p>
    <w:p w:rsidR="007E6E4C" w:rsidRPr="00950F76" w:rsidRDefault="007E6E4C" w:rsidP="007E6E4C">
      <w:pPr>
        <w:pStyle w:val="ListParagraph"/>
        <w:numPr>
          <w:ilvl w:val="0"/>
          <w:numId w:val="7"/>
        </w:numPr>
        <w:autoSpaceDE w:val="0"/>
        <w:autoSpaceDN w:val="0"/>
        <w:adjustRightInd w:val="0"/>
        <w:spacing w:before="120" w:after="0" w:line="240" w:lineRule="auto"/>
        <w:ind w:left="360"/>
        <w:rPr>
          <w:b/>
        </w:rPr>
      </w:pPr>
      <w:r w:rsidRPr="00950F76">
        <w:t>I have worked^^ for a minimum of 3 consecutive years in the preceding 10 years in</w:t>
      </w:r>
      <w:r>
        <w:t xml:space="preserve"> </w:t>
      </w:r>
      <w:r w:rsidRPr="00950F76">
        <w:t>any of the following:</w:t>
      </w:r>
    </w:p>
    <w:p w:rsidR="007E6E4C" w:rsidRPr="00950F76" w:rsidRDefault="007E6E4C" w:rsidP="007E6E4C">
      <w:pPr>
        <w:pStyle w:val="ListParagraph"/>
        <w:numPr>
          <w:ilvl w:val="0"/>
          <w:numId w:val="9"/>
        </w:numPr>
        <w:autoSpaceDE w:val="0"/>
        <w:autoSpaceDN w:val="0"/>
        <w:adjustRightInd w:val="0"/>
        <w:spacing w:before="120" w:after="0" w:line="240" w:lineRule="auto"/>
        <w:ind w:left="720"/>
        <w:rPr>
          <w:b/>
        </w:rPr>
      </w:pPr>
      <w:r w:rsidRPr="00950F76">
        <w:t>Development / Structuring / Management / Sale / Trading / Research and Analysis of Investment</w:t>
      </w:r>
    </w:p>
    <w:p w:rsidR="007E6E4C" w:rsidRPr="00950F76" w:rsidRDefault="007E6E4C" w:rsidP="007E6E4C">
      <w:pPr>
        <w:pStyle w:val="ListParagraph"/>
        <w:numPr>
          <w:ilvl w:val="0"/>
          <w:numId w:val="10"/>
        </w:numPr>
        <w:autoSpaceDE w:val="0"/>
        <w:autoSpaceDN w:val="0"/>
        <w:adjustRightInd w:val="0"/>
        <w:spacing w:before="120" w:after="0" w:line="240" w:lineRule="auto"/>
        <w:ind w:left="720"/>
        <w:rPr>
          <w:b/>
        </w:rPr>
      </w:pPr>
      <w:r w:rsidRPr="00950F76">
        <w:t>Products</w:t>
      </w:r>
    </w:p>
    <w:p w:rsidR="007E6E4C" w:rsidRPr="00950F76" w:rsidRDefault="007E6E4C" w:rsidP="007E6E4C">
      <w:pPr>
        <w:pStyle w:val="ListParagraph"/>
        <w:numPr>
          <w:ilvl w:val="0"/>
          <w:numId w:val="10"/>
        </w:numPr>
        <w:autoSpaceDE w:val="0"/>
        <w:autoSpaceDN w:val="0"/>
        <w:adjustRightInd w:val="0"/>
        <w:spacing w:before="120" w:after="0" w:line="240" w:lineRule="auto"/>
        <w:ind w:left="720"/>
        <w:rPr>
          <w:b/>
        </w:rPr>
      </w:pPr>
      <w:r w:rsidRPr="00950F76">
        <w:t>Provision of Training in Investment Products</w:t>
      </w:r>
    </w:p>
    <w:p w:rsidR="007E6E4C" w:rsidRPr="00950F76" w:rsidRDefault="007E6E4C" w:rsidP="007E6E4C">
      <w:pPr>
        <w:pStyle w:val="ListParagraph"/>
        <w:numPr>
          <w:ilvl w:val="0"/>
          <w:numId w:val="10"/>
        </w:numPr>
        <w:autoSpaceDE w:val="0"/>
        <w:autoSpaceDN w:val="0"/>
        <w:adjustRightInd w:val="0"/>
        <w:spacing w:before="120" w:after="0" w:line="240" w:lineRule="auto"/>
        <w:ind w:left="720"/>
        <w:rPr>
          <w:b/>
        </w:rPr>
      </w:pPr>
      <w:r w:rsidRPr="00950F76">
        <w:t>Accountancy</w:t>
      </w:r>
    </w:p>
    <w:p w:rsidR="007E6E4C" w:rsidRPr="00950F76" w:rsidRDefault="007E6E4C" w:rsidP="007E6E4C">
      <w:pPr>
        <w:pStyle w:val="ListParagraph"/>
        <w:numPr>
          <w:ilvl w:val="0"/>
          <w:numId w:val="10"/>
        </w:numPr>
        <w:autoSpaceDE w:val="0"/>
        <w:autoSpaceDN w:val="0"/>
        <w:adjustRightInd w:val="0"/>
        <w:spacing w:before="120" w:after="0" w:line="240" w:lineRule="auto"/>
        <w:ind w:left="720"/>
        <w:rPr>
          <w:b/>
        </w:rPr>
      </w:pPr>
      <w:r w:rsidRPr="00950F76">
        <w:t>Actuarial Science</w:t>
      </w:r>
    </w:p>
    <w:p w:rsidR="007E6E4C" w:rsidRPr="00950F76" w:rsidRDefault="007E6E4C" w:rsidP="007E6E4C">
      <w:pPr>
        <w:pStyle w:val="ListParagraph"/>
        <w:numPr>
          <w:ilvl w:val="0"/>
          <w:numId w:val="10"/>
        </w:numPr>
        <w:autoSpaceDE w:val="0"/>
        <w:autoSpaceDN w:val="0"/>
        <w:adjustRightInd w:val="0"/>
        <w:spacing w:before="120" w:after="0" w:line="240" w:lineRule="auto"/>
        <w:ind w:left="720"/>
        <w:rPr>
          <w:b/>
        </w:rPr>
      </w:pPr>
      <w:r w:rsidRPr="00950F76">
        <w:t>Treasury</w:t>
      </w:r>
    </w:p>
    <w:p w:rsidR="007E6E4C" w:rsidRDefault="007E6E4C" w:rsidP="007E6E4C">
      <w:pPr>
        <w:pStyle w:val="ListParagraph"/>
        <w:numPr>
          <w:ilvl w:val="0"/>
          <w:numId w:val="10"/>
        </w:numPr>
        <w:autoSpaceDE w:val="0"/>
        <w:autoSpaceDN w:val="0"/>
        <w:adjustRightInd w:val="0"/>
        <w:spacing w:before="120" w:after="0" w:line="240" w:lineRule="auto"/>
        <w:ind w:left="720"/>
        <w:rPr>
          <w:b/>
        </w:rPr>
      </w:pPr>
      <w:r w:rsidRPr="00950F76">
        <w:t>Financial Risk Management</w:t>
      </w:r>
    </w:p>
    <w:p w:rsidR="007E6E4C" w:rsidRPr="00950F76" w:rsidRDefault="007E6E4C" w:rsidP="007E6E4C">
      <w:pPr>
        <w:pStyle w:val="ListParagraph"/>
        <w:rPr>
          <w:b/>
        </w:rPr>
      </w:pPr>
    </w:p>
    <w:p w:rsidR="007E6E4C" w:rsidRPr="00950F76" w:rsidRDefault="007E6E4C" w:rsidP="007E6E4C">
      <w:pPr>
        <w:autoSpaceDE w:val="0"/>
        <w:autoSpaceDN w:val="0"/>
        <w:adjustRightInd w:val="0"/>
        <w:spacing w:after="0" w:line="240" w:lineRule="auto"/>
        <w:ind w:left="360"/>
        <w:rPr>
          <w:rFonts w:ascii="Trebuchet MS" w:hAnsi="Trebuchet MS" w:cs="Trebuchet MS"/>
          <w:sz w:val="20"/>
          <w:szCs w:val="20"/>
        </w:rPr>
      </w:pPr>
      <w:r>
        <w:rPr>
          <w:rFonts w:ascii="Trebuchet MS" w:hAnsi="Trebuchet MS" w:cs="Trebuchet MS"/>
          <w:sz w:val="20"/>
          <w:szCs w:val="20"/>
        </w:rPr>
        <w:t>Note: Working experience in administrative and clerical work, or in general support functions such as operations, human resources, corporate services and information technology will not be considered relevant experience.</w:t>
      </w:r>
    </w:p>
    <w:p w:rsidR="007E6E4C" w:rsidRDefault="007E6E4C" w:rsidP="007E6E4C">
      <w:pPr>
        <w:autoSpaceDE w:val="0"/>
        <w:autoSpaceDN w:val="0"/>
        <w:adjustRightInd w:val="0"/>
        <w:spacing w:after="0" w:line="240" w:lineRule="auto"/>
        <w:rPr>
          <w:rFonts w:ascii="Trebuchet MS" w:hAnsi="Trebuchet MS" w:cs="Trebuchet MS"/>
          <w:sz w:val="20"/>
          <w:szCs w:val="20"/>
        </w:rPr>
      </w:pPr>
    </w:p>
    <w:p w:rsidR="007E6E4C" w:rsidRDefault="007E6E4C" w:rsidP="007E6E4C">
      <w:pPr>
        <w:autoSpaceDE w:val="0"/>
        <w:autoSpaceDN w:val="0"/>
        <w:adjustRightInd w:val="0"/>
        <w:spacing w:after="0" w:line="240" w:lineRule="auto"/>
        <w:rPr>
          <w:rFonts w:ascii="Trebuchet MS" w:hAnsi="Trebuchet MS" w:cs="Trebuchet MS"/>
          <w:sz w:val="20"/>
          <w:szCs w:val="20"/>
        </w:rPr>
      </w:pPr>
      <w:r>
        <w:rPr>
          <w:rFonts w:ascii="Trebuchet MS" w:hAnsi="Trebuchet MS" w:cs="Trebuchet MS"/>
          <w:sz w:val="20"/>
          <w:szCs w:val="20"/>
        </w:rPr>
        <w:t>Details of Education/Investment Experience/Work Experience (Main Applicant):</w:t>
      </w:r>
    </w:p>
    <w:p w:rsidR="007E6E4C" w:rsidRDefault="007E6E4C" w:rsidP="007E6E4C">
      <w:pPr>
        <w:autoSpaceDE w:val="0"/>
        <w:autoSpaceDN w:val="0"/>
        <w:adjustRightInd w:val="0"/>
        <w:spacing w:after="0" w:line="240" w:lineRule="auto"/>
        <w:rPr>
          <w:rFonts w:ascii="Trebuchet MS" w:hAnsi="Trebuchet MS" w:cs="Trebuchet MS"/>
          <w:sz w:val="20"/>
          <w:szCs w:val="20"/>
        </w:rPr>
      </w:pPr>
      <w:r>
        <w:rPr>
          <w:rFonts w:ascii="Trebuchet MS" w:hAnsi="Trebuchet MS" w:cs="Trebuchet MS"/>
          <w:sz w:val="20"/>
          <w:szCs w:val="20"/>
        </w:rPr>
        <w:t>Unavailable</w:t>
      </w:r>
    </w:p>
    <w:p w:rsidR="007E6E4C" w:rsidRDefault="007E6E4C" w:rsidP="007E6E4C">
      <w:pPr>
        <w:autoSpaceDE w:val="0"/>
        <w:autoSpaceDN w:val="0"/>
        <w:adjustRightInd w:val="0"/>
        <w:spacing w:after="0" w:line="240" w:lineRule="auto"/>
        <w:rPr>
          <w:rFonts w:ascii="Trebuchet MS" w:hAnsi="Trebuchet MS" w:cs="Trebuchet MS"/>
          <w:sz w:val="20"/>
          <w:szCs w:val="20"/>
        </w:rPr>
      </w:pPr>
    </w:p>
    <w:p w:rsidR="007E6E4C" w:rsidRDefault="007E6E4C" w:rsidP="007E6E4C">
      <w:pPr>
        <w:autoSpaceDE w:val="0"/>
        <w:autoSpaceDN w:val="0"/>
        <w:adjustRightInd w:val="0"/>
        <w:spacing w:after="0" w:line="240" w:lineRule="auto"/>
        <w:rPr>
          <w:rFonts w:ascii="Trebuchet MS" w:hAnsi="Trebuchet MS" w:cs="Trebuchet MS"/>
          <w:sz w:val="20"/>
          <w:szCs w:val="20"/>
        </w:rPr>
      </w:pPr>
    </w:p>
    <w:p w:rsidR="007E6E4C" w:rsidRDefault="007E6E4C" w:rsidP="007E6E4C">
      <w:pPr>
        <w:autoSpaceDE w:val="0"/>
        <w:autoSpaceDN w:val="0"/>
        <w:adjustRightInd w:val="0"/>
        <w:spacing w:after="0" w:line="240" w:lineRule="auto"/>
        <w:rPr>
          <w:rFonts w:ascii="Trebuchet MS" w:hAnsi="Trebuchet MS" w:cs="Trebuchet MS"/>
          <w:sz w:val="20"/>
          <w:szCs w:val="20"/>
        </w:rPr>
      </w:pPr>
      <w:r>
        <w:rPr>
          <w:rFonts w:ascii="Trebuchet MS" w:hAnsi="Trebuchet MS" w:cs="Trebuchet MS"/>
          <w:sz w:val="20"/>
          <w:szCs w:val="20"/>
        </w:rPr>
        <w:t>Details of Education/Investment Experience/Work Experience (Joint Applicant):</w:t>
      </w:r>
    </w:p>
    <w:p w:rsidR="007E6E4C" w:rsidRDefault="007E6E4C" w:rsidP="007E6E4C">
      <w:r>
        <w:rPr>
          <w:rFonts w:ascii="Trebuchet MS" w:hAnsi="Trebuchet MS" w:cs="Trebuchet MS"/>
          <w:sz w:val="20"/>
          <w:szCs w:val="20"/>
        </w:rPr>
        <w:t>Unavailable</w:t>
      </w:r>
    </w:p>
    <w:p w:rsidR="007E6E4C" w:rsidRDefault="007E6E4C" w:rsidP="0085201A">
      <w:pPr>
        <w:autoSpaceDE w:val="0"/>
        <w:autoSpaceDN w:val="0"/>
        <w:adjustRightInd w:val="0"/>
        <w:spacing w:after="0" w:line="240" w:lineRule="auto"/>
        <w:jc w:val="both"/>
        <w:rPr>
          <w:rFonts w:ascii="Trebuchet MS" w:hAnsi="Trebuchet MS" w:cs="Trebuchet MS"/>
          <w:sz w:val="18"/>
          <w:szCs w:val="20"/>
        </w:rPr>
      </w:pPr>
    </w:p>
    <w:p w:rsidR="007E6E4C" w:rsidRDefault="007E6E4C" w:rsidP="0085201A">
      <w:pPr>
        <w:autoSpaceDE w:val="0"/>
        <w:autoSpaceDN w:val="0"/>
        <w:adjustRightInd w:val="0"/>
        <w:spacing w:after="0" w:line="240" w:lineRule="auto"/>
        <w:jc w:val="both"/>
        <w:rPr>
          <w:rFonts w:ascii="Trebuchet MS" w:hAnsi="Trebuchet MS" w:cs="Trebuchet MS"/>
          <w:sz w:val="18"/>
          <w:szCs w:val="20"/>
        </w:rPr>
      </w:pPr>
    </w:p>
    <w:p w:rsidR="007E6E4C" w:rsidRDefault="007E6E4C" w:rsidP="0085201A">
      <w:pPr>
        <w:autoSpaceDE w:val="0"/>
        <w:autoSpaceDN w:val="0"/>
        <w:adjustRightInd w:val="0"/>
        <w:spacing w:after="0" w:line="240" w:lineRule="auto"/>
        <w:jc w:val="both"/>
        <w:rPr>
          <w:rFonts w:ascii="Trebuchet MS" w:hAnsi="Trebuchet MS" w:cs="Trebuchet MS"/>
          <w:sz w:val="18"/>
          <w:szCs w:val="20"/>
        </w:rPr>
      </w:pPr>
    </w:p>
    <w:tbl>
      <w:tblPr>
        <w:tblStyle w:val="TableGrid"/>
        <w:tblW w:w="9771" w:type="dxa"/>
        <w:tblBorders>
          <w:top w:val="none" w:sz="0" w:space="0" w:color="auto"/>
          <w:left w:val="none" w:sz="0" w:space="0" w:color="auto"/>
          <w:bottom w:val="thickThinSmallGap" w:sz="24" w:space="0" w:color="FFC000" w:themeColor="accent4"/>
          <w:right w:val="none" w:sz="0" w:space="0" w:color="auto"/>
          <w:insideH w:val="none" w:sz="0" w:space="0" w:color="auto"/>
          <w:insideV w:val="none" w:sz="0" w:space="0" w:color="auto"/>
        </w:tblBorders>
        <w:tblLook w:val="04A0" w:firstRow="1" w:lastRow="0" w:firstColumn="1" w:lastColumn="0" w:noHBand="0" w:noVBand="1"/>
      </w:tblPr>
      <w:tblGrid>
        <w:gridCol w:w="9771"/>
      </w:tblGrid>
      <w:tr w:rsidR="007E6E4C" w:rsidTr="00BD56C9">
        <w:trPr>
          <w:trHeight w:val="378"/>
        </w:trPr>
        <w:tc>
          <w:tcPr>
            <w:tcW w:w="9771" w:type="dxa"/>
          </w:tcPr>
          <w:p w:rsidR="007E6E4C" w:rsidRPr="00E051C3" w:rsidRDefault="007E6E4C" w:rsidP="00BD56C9">
            <w:pPr>
              <w:spacing w:after="100" w:afterAutospacing="1" w:line="360" w:lineRule="auto"/>
              <w:rPr>
                <w:rFonts w:ascii="Eras Demi ITC" w:hAnsi="Eras Demi ITC"/>
                <w:sz w:val="28"/>
              </w:rPr>
            </w:pPr>
            <w:r>
              <w:rPr>
                <w:rFonts w:ascii="Eras Demi ITC" w:hAnsi="Eras Demi ITC"/>
                <w:sz w:val="28"/>
              </w:rPr>
              <w:t>Client Choice</w:t>
            </w:r>
          </w:p>
        </w:tc>
      </w:tr>
    </w:tbl>
    <w:p w:rsidR="007E6E4C" w:rsidRDefault="007E6E4C" w:rsidP="007E6E4C">
      <w:pPr>
        <w:autoSpaceDE w:val="0"/>
        <w:autoSpaceDN w:val="0"/>
        <w:adjustRightInd w:val="0"/>
        <w:spacing w:after="0" w:line="240" w:lineRule="auto"/>
        <w:jc w:val="both"/>
        <w:rPr>
          <w:rFonts w:ascii="Trebuchet MS" w:hAnsi="Trebuchet MS" w:cs="Trebuchet MS"/>
          <w:sz w:val="18"/>
          <w:szCs w:val="20"/>
        </w:rPr>
      </w:pPr>
    </w:p>
    <w:p w:rsidR="007E6E4C" w:rsidRDefault="007E6E4C" w:rsidP="00BD56C9">
      <w:r>
        <w:t>My/Our Financial Adviser Representative has offered to provide financial advice concerning the appropriate Specified Instrument Products. I/We have decided on the following option of advice:</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056"/>
        <w:gridCol w:w="8690"/>
      </w:tblGrid>
      <w:tr w:rsidR="007E6E4C" w:rsidTr="00BD56C9">
        <w:tc>
          <w:tcPr>
            <w:tcW w:w="1056" w:type="dxa"/>
          </w:tcPr>
          <w:p w:rsidR="007E6E4C" w:rsidRDefault="007E6E4C" w:rsidP="007E6E4C">
            <w:pPr>
              <w:rPr>
                <w:color w:val="ACB9CA" w:themeColor="text2" w:themeTint="66"/>
              </w:rPr>
            </w:pPr>
          </w:p>
          <w:p w:rsidR="007E6E4C" w:rsidRDefault="007E6E4C" w:rsidP="007E6E4C">
            <w:pPr>
              <w:rPr>
                <w:color w:val="ACB9CA" w:themeColor="text2" w:themeTint="66"/>
              </w:rPr>
            </w:pPr>
            <w:r>
              <w:rPr>
                <w:noProof/>
                <w:lang w:eastAsia="en-GB"/>
              </w:rPr>
              <w:drawing>
                <wp:inline distT="0" distB="0" distL="0" distR="0" wp14:anchorId="5FFBDB33" wp14:editId="5C1513E2">
                  <wp:extent cx="533400" cy="53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ck[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447" cy="534447"/>
                          </a:xfrm>
                          <a:prstGeom prst="rect">
                            <a:avLst/>
                          </a:prstGeom>
                        </pic:spPr>
                      </pic:pic>
                    </a:graphicData>
                  </a:graphic>
                </wp:inline>
              </w:drawing>
            </w:r>
          </w:p>
          <w:p w:rsidR="007E6E4C" w:rsidRPr="002D3AEC" w:rsidRDefault="007E6E4C" w:rsidP="007E6E4C">
            <w:pPr>
              <w:rPr>
                <w:color w:val="ACB9CA" w:themeColor="text2" w:themeTint="66"/>
              </w:rPr>
            </w:pPr>
          </w:p>
        </w:tc>
        <w:tc>
          <w:tcPr>
            <w:tcW w:w="8690" w:type="dxa"/>
          </w:tcPr>
          <w:p w:rsidR="007E6E4C" w:rsidRPr="00900A9D" w:rsidRDefault="007E6E4C" w:rsidP="007E6E4C">
            <w:pPr>
              <w:rPr>
                <w:b/>
              </w:rPr>
            </w:pPr>
            <w:r w:rsidRPr="00900A9D">
              <w:rPr>
                <w:b/>
                <w:sz w:val="28"/>
              </w:rPr>
              <w:t>Advice</w:t>
            </w:r>
            <w:r>
              <w:rPr>
                <w:b/>
              </w:rPr>
              <w:br/>
            </w:r>
          </w:p>
          <w:p w:rsidR="007E6E4C" w:rsidRDefault="007E6E4C" w:rsidP="007E6E4C">
            <w:r>
              <w:t>I/We have disclosed relevant information requested in the fact find process. I/We understand that the recommendation made will be based on the information provided and that inaccurate or incomplete information may affect the appropriateness of such recommendation.</w:t>
            </w:r>
          </w:p>
          <w:p w:rsidR="007E6E4C" w:rsidRPr="002D3AEC" w:rsidRDefault="007E6E4C" w:rsidP="007E6E4C">
            <w:pPr>
              <w:rPr>
                <w:color w:val="ACB9CA" w:themeColor="text2" w:themeTint="66"/>
              </w:rPr>
            </w:pPr>
          </w:p>
        </w:tc>
      </w:tr>
      <w:tr w:rsidR="007E6E4C" w:rsidTr="00BD56C9">
        <w:tc>
          <w:tcPr>
            <w:tcW w:w="1056" w:type="dxa"/>
          </w:tcPr>
          <w:p w:rsidR="007E6E4C" w:rsidRDefault="007E6E4C" w:rsidP="007E6E4C"/>
        </w:tc>
        <w:tc>
          <w:tcPr>
            <w:tcW w:w="8690" w:type="dxa"/>
          </w:tcPr>
          <w:p w:rsidR="007E6E4C" w:rsidRPr="00900A9D" w:rsidRDefault="007E6E4C" w:rsidP="007E6E4C">
            <w:pPr>
              <w:rPr>
                <w:b/>
                <w:color w:val="ACB9CA" w:themeColor="text2" w:themeTint="66"/>
                <w:sz w:val="28"/>
              </w:rPr>
            </w:pPr>
            <w:r w:rsidRPr="00900A9D">
              <w:rPr>
                <w:b/>
                <w:color w:val="ACB9CA" w:themeColor="text2" w:themeTint="66"/>
                <w:sz w:val="28"/>
              </w:rPr>
              <w:t>No advice</w:t>
            </w:r>
          </w:p>
          <w:p w:rsidR="007E6E4C" w:rsidRPr="00900A9D" w:rsidRDefault="007E6E4C" w:rsidP="007E6E4C">
            <w:pPr>
              <w:rPr>
                <w:i/>
                <w:color w:val="ACB9CA" w:themeColor="text2" w:themeTint="66"/>
                <w:sz w:val="20"/>
              </w:rPr>
            </w:pPr>
            <w:r w:rsidRPr="00900A9D">
              <w:rPr>
                <w:i/>
                <w:color w:val="ACB9CA" w:themeColor="text2" w:themeTint="66"/>
                <w:sz w:val="20"/>
              </w:rPr>
              <w:t>(only applicable to customers who are assessed under CKA to have relevant knowledge or experience)</w:t>
            </w:r>
          </w:p>
          <w:p w:rsidR="007E6E4C" w:rsidRPr="00900A9D" w:rsidRDefault="007E6E4C" w:rsidP="007E6E4C">
            <w:pPr>
              <w:rPr>
                <w:color w:val="ACB9CA" w:themeColor="text2" w:themeTint="66"/>
              </w:rPr>
            </w:pPr>
          </w:p>
          <w:p w:rsidR="007E6E4C" w:rsidRPr="00900A9D" w:rsidRDefault="007E6E4C" w:rsidP="007E6E4C">
            <w:pPr>
              <w:rPr>
                <w:color w:val="ACB9CA" w:themeColor="text2" w:themeTint="66"/>
              </w:rPr>
            </w:pPr>
            <w:r w:rsidRPr="00900A9D">
              <w:rPr>
                <w:color w:val="ACB9CA" w:themeColor="text2" w:themeTint="66"/>
              </w:rPr>
              <w:t xml:space="preserve">I/We have been offered the opportunity by my/our Financial Adviser Representative to go through the financial advisory process. However, I/We wish to proceed without receiving any advice from my/our Financial Adviser Representative and do not wish to disclose any information requested in the fact find process. In choosing this option. I/We have decided to act on my/our own accord and I/we will be waiving my/our rights to receive any advice from </w:t>
            </w:r>
            <w:r w:rsidR="006507E2">
              <w:rPr>
                <w:color w:val="ACB9CA" w:themeColor="text2" w:themeTint="66"/>
              </w:rPr>
              <w:t>Bank</w:t>
            </w:r>
            <w:r w:rsidRPr="00900A9D">
              <w:rPr>
                <w:color w:val="ACB9CA" w:themeColor="text2" w:themeTint="66"/>
              </w:rPr>
              <w:t xml:space="preserve">. Therefore, it is my/our responsibility to ensure the suitability of the product selected </w:t>
            </w:r>
            <w:r w:rsidRPr="00900A9D">
              <w:rPr>
                <w:color w:val="ACB9CA" w:themeColor="text2" w:themeTint="66"/>
              </w:rPr>
              <w:lastRenderedPageBreak/>
              <w:t xml:space="preserve">and I/we will not be able to </w:t>
            </w:r>
            <w:r>
              <w:rPr>
                <w:color w:val="ACB9CA" w:themeColor="text2" w:themeTint="66"/>
              </w:rPr>
              <w:t>rely</w:t>
            </w:r>
            <w:r w:rsidRPr="00900A9D">
              <w:rPr>
                <w:color w:val="ACB9CA" w:themeColor="text2" w:themeTint="66"/>
              </w:rPr>
              <w:t xml:space="preserve"> on section 27 of the Financial Advisers Act (FAA)^^^ - Recommendations by Licensed Financial Advisers - to file a civil claim in the event I/we allege that I/we have suffered a loss.</w:t>
            </w:r>
          </w:p>
          <w:p w:rsidR="007E6E4C" w:rsidRPr="00900A9D" w:rsidRDefault="007E6E4C" w:rsidP="007E6E4C">
            <w:pPr>
              <w:rPr>
                <w:color w:val="ACB9CA" w:themeColor="text2" w:themeTint="66"/>
              </w:rPr>
            </w:pPr>
          </w:p>
        </w:tc>
      </w:tr>
    </w:tbl>
    <w:p w:rsidR="007E6E4C" w:rsidRDefault="007E6E4C" w:rsidP="007E6E4C"/>
    <w:tbl>
      <w:tblPr>
        <w:tblStyle w:val="TableGrid"/>
        <w:tblW w:w="9771" w:type="dxa"/>
        <w:tblBorders>
          <w:top w:val="none" w:sz="0" w:space="0" w:color="auto"/>
          <w:left w:val="none" w:sz="0" w:space="0" w:color="auto"/>
          <w:bottom w:val="thickThinSmallGap" w:sz="24" w:space="0" w:color="FFC000" w:themeColor="accent4"/>
          <w:right w:val="none" w:sz="0" w:space="0" w:color="auto"/>
          <w:insideH w:val="none" w:sz="0" w:space="0" w:color="auto"/>
          <w:insideV w:val="none" w:sz="0" w:space="0" w:color="auto"/>
        </w:tblBorders>
        <w:tblLook w:val="04A0" w:firstRow="1" w:lastRow="0" w:firstColumn="1" w:lastColumn="0" w:noHBand="0" w:noVBand="1"/>
      </w:tblPr>
      <w:tblGrid>
        <w:gridCol w:w="9771"/>
      </w:tblGrid>
      <w:tr w:rsidR="007E6E4C" w:rsidTr="00BD56C9">
        <w:trPr>
          <w:trHeight w:val="378"/>
        </w:trPr>
        <w:tc>
          <w:tcPr>
            <w:tcW w:w="9771" w:type="dxa"/>
          </w:tcPr>
          <w:p w:rsidR="007E6E4C" w:rsidRPr="00E051C3" w:rsidRDefault="007E6E4C" w:rsidP="00BD56C9">
            <w:pPr>
              <w:spacing w:after="100" w:afterAutospacing="1" w:line="360" w:lineRule="auto"/>
              <w:rPr>
                <w:rFonts w:ascii="Eras Demi ITC" w:hAnsi="Eras Demi ITC"/>
                <w:sz w:val="28"/>
              </w:rPr>
            </w:pPr>
            <w:r w:rsidRPr="00E051C3">
              <w:rPr>
                <w:rFonts w:ascii="Eras Demi ITC" w:hAnsi="Eras Demi ITC"/>
                <w:sz w:val="28"/>
              </w:rPr>
              <w:t>Investment Risk Profile Questionnaire</w:t>
            </w:r>
          </w:p>
        </w:tc>
      </w:tr>
    </w:tbl>
    <w:p w:rsidR="007E6E4C" w:rsidRDefault="007E6E4C" w:rsidP="007E6E4C">
      <w:pPr>
        <w:autoSpaceDE w:val="0"/>
        <w:autoSpaceDN w:val="0"/>
        <w:adjustRightInd w:val="0"/>
        <w:spacing w:after="0" w:line="240" w:lineRule="auto"/>
        <w:jc w:val="both"/>
        <w:rPr>
          <w:rFonts w:ascii="Trebuchet MS" w:hAnsi="Trebuchet MS" w:cs="Trebuchet MS"/>
          <w:sz w:val="18"/>
          <w:szCs w:val="20"/>
        </w:rPr>
      </w:pPr>
    </w:p>
    <w:p w:rsidR="0085201A" w:rsidRDefault="007E6E4C" w:rsidP="007E6E4C">
      <w:pPr>
        <w:autoSpaceDE w:val="0"/>
        <w:autoSpaceDN w:val="0"/>
        <w:adjustRightInd w:val="0"/>
        <w:spacing w:after="0" w:line="240" w:lineRule="auto"/>
        <w:jc w:val="both"/>
        <w:rPr>
          <w:rFonts w:ascii="Trebuchet MS" w:hAnsi="Trebuchet MS" w:cs="Trebuchet MS"/>
          <w:sz w:val="18"/>
          <w:szCs w:val="20"/>
        </w:rPr>
      </w:pPr>
      <w:proofErr w:type="spellStart"/>
      <w:r w:rsidRPr="0085201A">
        <w:rPr>
          <w:rFonts w:ascii="Trebuchet MS" w:hAnsi="Trebuchet MS" w:cs="Trebuchet MS"/>
          <w:sz w:val="18"/>
          <w:szCs w:val="20"/>
        </w:rPr>
        <w:t>T</w:t>
      </w:r>
      <w:r w:rsidR="0085201A" w:rsidRPr="0085201A">
        <w:rPr>
          <w:rFonts w:ascii="Trebuchet MS" w:hAnsi="Trebuchet MS" w:cs="Trebuchet MS"/>
          <w:sz w:val="18"/>
          <w:szCs w:val="20"/>
        </w:rPr>
        <w:t>The</w:t>
      </w:r>
      <w:proofErr w:type="spellEnd"/>
      <w:r w:rsidR="0085201A" w:rsidRPr="0085201A">
        <w:rPr>
          <w:rFonts w:ascii="Trebuchet MS" w:hAnsi="Trebuchet MS" w:cs="Trebuchet MS"/>
          <w:sz w:val="18"/>
          <w:szCs w:val="20"/>
        </w:rPr>
        <w:t xml:space="preserve"> questions should be taken as a guide to have an idea of your investment risk profile. Please answer the</w:t>
      </w:r>
      <w:r w:rsidR="0085201A">
        <w:rPr>
          <w:rFonts w:ascii="Trebuchet MS" w:hAnsi="Trebuchet MS" w:cs="Trebuchet MS"/>
          <w:sz w:val="18"/>
          <w:szCs w:val="20"/>
        </w:rPr>
        <w:t xml:space="preserve"> </w:t>
      </w:r>
      <w:r w:rsidR="0085201A" w:rsidRPr="0085201A">
        <w:rPr>
          <w:rFonts w:ascii="Trebuchet MS" w:hAnsi="Trebuchet MS" w:cs="Trebuchet MS"/>
          <w:sz w:val="18"/>
          <w:szCs w:val="20"/>
        </w:rPr>
        <w:t xml:space="preserve">following </w:t>
      </w:r>
      <w:r w:rsidR="0085201A">
        <w:rPr>
          <w:rFonts w:ascii="Trebuchet MS" w:hAnsi="Trebuchet MS" w:cs="Trebuchet MS"/>
          <w:sz w:val="18"/>
          <w:szCs w:val="20"/>
        </w:rPr>
        <w:t>q</w:t>
      </w:r>
      <w:r w:rsidR="0085201A" w:rsidRPr="0085201A">
        <w:rPr>
          <w:rFonts w:ascii="Trebuchet MS" w:hAnsi="Trebuchet MS" w:cs="Trebuchet MS"/>
          <w:sz w:val="18"/>
          <w:szCs w:val="20"/>
        </w:rPr>
        <w:t>uestions that describe your financial goals and circumstances. Your responses in the investment</w:t>
      </w:r>
      <w:r w:rsidR="0085201A">
        <w:rPr>
          <w:rFonts w:ascii="Trebuchet MS" w:hAnsi="Trebuchet MS" w:cs="Trebuchet MS"/>
          <w:sz w:val="18"/>
          <w:szCs w:val="20"/>
        </w:rPr>
        <w:t xml:space="preserve"> </w:t>
      </w:r>
      <w:r w:rsidR="0085201A" w:rsidRPr="0085201A">
        <w:rPr>
          <w:rFonts w:ascii="Trebuchet MS" w:hAnsi="Trebuchet MS" w:cs="Trebuchet MS"/>
          <w:sz w:val="18"/>
          <w:szCs w:val="20"/>
        </w:rPr>
        <w:t xml:space="preserve">risk profile </w:t>
      </w:r>
      <w:r w:rsidR="0085201A">
        <w:rPr>
          <w:rFonts w:ascii="Trebuchet MS" w:hAnsi="Trebuchet MS" w:cs="Trebuchet MS"/>
          <w:sz w:val="18"/>
          <w:szCs w:val="20"/>
        </w:rPr>
        <w:t>q</w:t>
      </w:r>
      <w:r w:rsidR="0085201A" w:rsidRPr="0085201A">
        <w:rPr>
          <w:rFonts w:ascii="Trebuchet MS" w:hAnsi="Trebuchet MS" w:cs="Trebuchet MS"/>
          <w:sz w:val="18"/>
          <w:szCs w:val="20"/>
        </w:rPr>
        <w:t>uestionnaire will evaluate your risk tolerance and investment time frame to provide an idea of</w:t>
      </w:r>
      <w:r w:rsidR="0085201A">
        <w:rPr>
          <w:rFonts w:ascii="Trebuchet MS" w:hAnsi="Trebuchet MS" w:cs="Trebuchet MS"/>
          <w:sz w:val="18"/>
          <w:szCs w:val="20"/>
        </w:rPr>
        <w:t xml:space="preserve"> </w:t>
      </w:r>
      <w:r w:rsidR="0085201A" w:rsidRPr="0085201A">
        <w:rPr>
          <w:rFonts w:ascii="Trebuchet MS" w:hAnsi="Trebuchet MS" w:cs="Trebuchet MS"/>
          <w:sz w:val="18"/>
          <w:szCs w:val="20"/>
        </w:rPr>
        <w:t>your investment risk profile.</w:t>
      </w:r>
    </w:p>
    <w:p w:rsidR="00E051C3" w:rsidRPr="0085201A" w:rsidRDefault="00E051C3" w:rsidP="0085201A">
      <w:pPr>
        <w:autoSpaceDE w:val="0"/>
        <w:autoSpaceDN w:val="0"/>
        <w:adjustRightInd w:val="0"/>
        <w:spacing w:after="0" w:line="240" w:lineRule="auto"/>
        <w:jc w:val="both"/>
        <w:rPr>
          <w:rFonts w:ascii="Trebuchet MS" w:hAnsi="Trebuchet MS" w:cs="Trebuchet MS"/>
          <w:sz w:val="18"/>
          <w:szCs w:val="20"/>
        </w:rPr>
      </w:pPr>
    </w:p>
    <w:p w:rsidR="0085201A" w:rsidRDefault="00E051C3" w:rsidP="003B45DE">
      <w:pPr>
        <w:pStyle w:val="ListParagraph"/>
        <w:numPr>
          <w:ilvl w:val="0"/>
          <w:numId w:val="1"/>
        </w:numPr>
        <w:spacing w:after="0" w:line="276" w:lineRule="auto"/>
        <w:rPr>
          <w:rFonts w:ascii="Eras Demi ITC" w:hAnsi="Eras Demi ITC"/>
          <w:sz w:val="24"/>
        </w:rPr>
      </w:pPr>
      <w:r>
        <w:rPr>
          <w:rFonts w:ascii="Eras Demi ITC" w:hAnsi="Eras Demi ITC"/>
          <w:sz w:val="24"/>
        </w:rPr>
        <w:t xml:space="preserve">Your </w:t>
      </w:r>
      <w:r w:rsidR="0085201A">
        <w:rPr>
          <w:rFonts w:ascii="Eras Demi ITC" w:hAnsi="Eras Demi ITC"/>
          <w:sz w:val="24"/>
        </w:rPr>
        <w:t>primary objective for total wealth?</w:t>
      </w:r>
    </w:p>
    <w:p w:rsidR="00612F91" w:rsidRDefault="00612F91" w:rsidP="00612F91">
      <w:pPr>
        <w:pStyle w:val="ListParagraph"/>
        <w:spacing w:after="0" w:line="276" w:lineRule="auto"/>
        <w:ind w:left="360"/>
        <w:rPr>
          <w:rFonts w:ascii="Eras Demi ITC" w:hAnsi="Eras Demi ITC"/>
          <w:sz w:val="24"/>
        </w:rPr>
      </w:pPr>
    </w:p>
    <w:tbl>
      <w:tblPr>
        <w:tblStyle w:val="TableGrid"/>
        <w:tblW w:w="0" w:type="auto"/>
        <w:jc w:val="center"/>
        <w:tblLook w:val="04A0" w:firstRow="1" w:lastRow="0" w:firstColumn="1" w:lastColumn="0" w:noHBand="0" w:noVBand="1"/>
      </w:tblPr>
      <w:tblGrid>
        <w:gridCol w:w="2434"/>
        <w:gridCol w:w="2434"/>
        <w:gridCol w:w="2434"/>
        <w:gridCol w:w="2434"/>
      </w:tblGrid>
      <w:tr w:rsidR="006F47AB" w:rsidTr="00C563F1">
        <w:trPr>
          <w:jc w:val="center"/>
        </w:trPr>
        <w:tc>
          <w:tcPr>
            <w:tcW w:w="2434" w:type="dxa"/>
            <w:tcBorders>
              <w:top w:val="nil"/>
              <w:left w:val="nil"/>
              <w:bottom w:val="nil"/>
              <w:right w:val="thickThinSmallGap" w:sz="24" w:space="0" w:color="FFC000" w:themeColor="accent4"/>
            </w:tcBorders>
          </w:tcPr>
          <w:p w:rsidR="00E051C3" w:rsidRDefault="007443D9" w:rsidP="003B45DE">
            <w:pPr>
              <w:pStyle w:val="ListParagraph"/>
              <w:spacing w:line="276" w:lineRule="auto"/>
              <w:ind w:left="0"/>
              <w:jc w:val="center"/>
              <w:rPr>
                <w:rFonts w:ascii="Eras Demi ITC" w:hAnsi="Eras Demi ITC"/>
                <w:sz w:val="24"/>
              </w:rPr>
            </w:pPr>
            <w:r w:rsidRPr="007443D9">
              <w:rPr>
                <w:rFonts w:ascii="Eras Demi ITC" w:hAnsi="Eras Demi ITC"/>
                <w:noProof/>
                <w:sz w:val="24"/>
                <w:lang w:eastAsia="en-GB"/>
              </w:rPr>
              <w:drawing>
                <wp:inline distT="0" distB="0" distL="0" distR="0" wp14:anchorId="442377C3" wp14:editId="1FB639D3">
                  <wp:extent cx="704675" cy="704675"/>
                  <wp:effectExtent l="0" t="0" r="635" b="635"/>
                  <wp:docPr id="3076" name="Picture 4" descr="https://cdn2.iconfinder.com/data/icons/finance-icons-2/256/Secured_Loan-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s://cdn2.iconfinder.com/data/icons/finance-icons-2/256/Secured_Loan-512.png"/>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718967" cy="718967"/>
                          </a:xfrm>
                          <a:prstGeom prst="rect">
                            <a:avLst/>
                          </a:prstGeom>
                          <a:noFill/>
                          <a:extLst/>
                        </pic:spPr>
                      </pic:pic>
                    </a:graphicData>
                  </a:graphic>
                </wp:inline>
              </w:drawing>
            </w:r>
          </w:p>
        </w:tc>
        <w:tc>
          <w:tcPr>
            <w:tcW w:w="2434" w:type="dxa"/>
            <w:tcBorders>
              <w:top w:val="thickThinSmallGap" w:sz="24" w:space="0" w:color="FFC000" w:themeColor="accent4"/>
              <w:left w:val="thickThinSmallGap" w:sz="24" w:space="0" w:color="FFC000" w:themeColor="accent4"/>
              <w:bottom w:val="nil"/>
              <w:right w:val="thinThickSmallGap" w:sz="24" w:space="0" w:color="FFC000" w:themeColor="accent4"/>
            </w:tcBorders>
          </w:tcPr>
          <w:p w:rsidR="00E051C3" w:rsidRDefault="006F47AB" w:rsidP="003B45DE">
            <w:pPr>
              <w:pStyle w:val="ListParagraph"/>
              <w:spacing w:line="276" w:lineRule="auto"/>
              <w:ind w:left="0"/>
              <w:jc w:val="center"/>
              <w:rPr>
                <w:rFonts w:ascii="Eras Demi ITC" w:hAnsi="Eras Demi ITC"/>
                <w:sz w:val="24"/>
              </w:rPr>
            </w:pPr>
            <w:r w:rsidRPr="006F47AB">
              <w:rPr>
                <w:rFonts w:ascii="Eras Demi ITC" w:hAnsi="Eras Demi ITC"/>
                <w:noProof/>
                <w:sz w:val="24"/>
                <w:lang w:eastAsia="en-GB"/>
              </w:rPr>
              <w:drawing>
                <wp:inline distT="0" distB="0" distL="0" distR="0" wp14:anchorId="52A738A8" wp14:editId="40DB47C9">
                  <wp:extent cx="1248512" cy="696286"/>
                  <wp:effectExtent l="0" t="0" r="8890" b="8890"/>
                  <wp:docPr id="3123" name="Picture 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7970" cy="712715"/>
                          </a:xfrm>
                          <a:prstGeom prst="rect">
                            <a:avLst/>
                          </a:prstGeom>
                        </pic:spPr>
                      </pic:pic>
                    </a:graphicData>
                  </a:graphic>
                </wp:inline>
              </w:drawing>
            </w:r>
          </w:p>
        </w:tc>
        <w:tc>
          <w:tcPr>
            <w:tcW w:w="2434" w:type="dxa"/>
            <w:tcBorders>
              <w:top w:val="nil"/>
              <w:left w:val="thinThickSmallGap" w:sz="24" w:space="0" w:color="FFC000" w:themeColor="accent4"/>
              <w:bottom w:val="nil"/>
              <w:right w:val="nil"/>
            </w:tcBorders>
          </w:tcPr>
          <w:p w:rsidR="00E051C3" w:rsidRDefault="006F47AB" w:rsidP="003B45DE">
            <w:pPr>
              <w:pStyle w:val="ListParagraph"/>
              <w:spacing w:line="276" w:lineRule="auto"/>
              <w:ind w:left="0"/>
              <w:jc w:val="center"/>
              <w:rPr>
                <w:rFonts w:ascii="Eras Demi ITC" w:hAnsi="Eras Demi ITC"/>
                <w:sz w:val="24"/>
              </w:rPr>
            </w:pPr>
            <w:r w:rsidRPr="006F47AB">
              <w:rPr>
                <w:rFonts w:ascii="Eras Demi ITC" w:hAnsi="Eras Demi ITC"/>
                <w:noProof/>
                <w:sz w:val="24"/>
                <w:lang w:eastAsia="en-GB"/>
              </w:rPr>
              <w:drawing>
                <wp:inline distT="0" distB="0" distL="0" distR="0" wp14:anchorId="37124C09" wp14:editId="7EB271ED">
                  <wp:extent cx="981511" cy="482235"/>
                  <wp:effectExtent l="0" t="0" r="0" b="0"/>
                  <wp:docPr id="3124" name="Picture 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847" cy="496157"/>
                          </a:xfrm>
                          <a:prstGeom prst="rect">
                            <a:avLst/>
                          </a:prstGeom>
                        </pic:spPr>
                      </pic:pic>
                    </a:graphicData>
                  </a:graphic>
                </wp:inline>
              </w:drawing>
            </w:r>
          </w:p>
        </w:tc>
        <w:tc>
          <w:tcPr>
            <w:tcW w:w="2434" w:type="dxa"/>
            <w:tcBorders>
              <w:top w:val="nil"/>
              <w:left w:val="nil"/>
              <w:bottom w:val="nil"/>
              <w:right w:val="nil"/>
            </w:tcBorders>
          </w:tcPr>
          <w:p w:rsidR="00E051C3" w:rsidRDefault="006F47AB" w:rsidP="003B45DE">
            <w:pPr>
              <w:pStyle w:val="ListParagraph"/>
              <w:spacing w:line="276" w:lineRule="auto"/>
              <w:ind w:left="0"/>
              <w:jc w:val="center"/>
              <w:rPr>
                <w:rFonts w:ascii="Eras Demi ITC" w:hAnsi="Eras Demi ITC"/>
                <w:sz w:val="24"/>
              </w:rPr>
            </w:pPr>
            <w:r w:rsidRPr="006F47AB">
              <w:rPr>
                <w:rFonts w:ascii="Eras Demi ITC" w:hAnsi="Eras Demi ITC"/>
                <w:noProof/>
                <w:sz w:val="24"/>
                <w:lang w:eastAsia="en-GB"/>
              </w:rPr>
              <w:drawing>
                <wp:inline distT="0" distB="0" distL="0" distR="0" wp14:anchorId="27765127" wp14:editId="6DD1B47A">
                  <wp:extent cx="1160180" cy="701442"/>
                  <wp:effectExtent l="0" t="0" r="1905" b="3810"/>
                  <wp:docPr id="3125" name="Picture 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2210" cy="708715"/>
                          </a:xfrm>
                          <a:prstGeom prst="rect">
                            <a:avLst/>
                          </a:prstGeom>
                        </pic:spPr>
                      </pic:pic>
                    </a:graphicData>
                  </a:graphic>
                </wp:inline>
              </w:drawing>
            </w:r>
          </w:p>
        </w:tc>
      </w:tr>
      <w:tr w:rsidR="006F47AB" w:rsidTr="00C563F1">
        <w:trPr>
          <w:jc w:val="center"/>
        </w:trPr>
        <w:tc>
          <w:tcPr>
            <w:tcW w:w="2434" w:type="dxa"/>
            <w:tcBorders>
              <w:top w:val="nil"/>
              <w:left w:val="nil"/>
              <w:bottom w:val="nil"/>
              <w:right w:val="thickThinSmallGap" w:sz="24" w:space="0" w:color="FFC000" w:themeColor="accent4"/>
            </w:tcBorders>
          </w:tcPr>
          <w:p w:rsidR="00E051C3" w:rsidRPr="00A65C84" w:rsidRDefault="007166B4" w:rsidP="003B45DE">
            <w:pPr>
              <w:pStyle w:val="ListParagraph"/>
              <w:spacing w:line="276" w:lineRule="auto"/>
              <w:ind w:left="0"/>
              <w:jc w:val="center"/>
              <w:rPr>
                <w:rFonts w:ascii="Eras Demi ITC" w:hAnsi="Eras Demi ITC"/>
                <w:sz w:val="20"/>
                <w:szCs w:val="20"/>
              </w:rPr>
            </w:pPr>
            <w:r w:rsidRPr="00A65C84">
              <w:rPr>
                <w:rFonts w:ascii="Trebuchet MS" w:hAnsi="Trebuchet MS" w:cs="Trebuchet MS"/>
                <w:color w:val="7F7F7F" w:themeColor="text1" w:themeTint="80"/>
                <w:sz w:val="18"/>
                <w:szCs w:val="20"/>
              </w:rPr>
              <w:t xml:space="preserve">Preservation of capital with minimal </w:t>
            </w:r>
            <w:r w:rsidR="00A65C84" w:rsidRPr="00A65C84">
              <w:rPr>
                <w:rFonts w:ascii="Trebuchet MS" w:hAnsi="Trebuchet MS" w:cs="Trebuchet MS"/>
                <w:color w:val="7F7F7F" w:themeColor="text1" w:themeTint="80"/>
                <w:sz w:val="18"/>
                <w:szCs w:val="20"/>
              </w:rPr>
              <w:t>o</w:t>
            </w:r>
            <w:r w:rsidRPr="00A65C84">
              <w:rPr>
                <w:rFonts w:ascii="Trebuchet MS" w:hAnsi="Trebuchet MS" w:cs="Trebuchet MS"/>
                <w:color w:val="7F7F7F" w:themeColor="text1" w:themeTint="80"/>
                <w:sz w:val="18"/>
                <w:szCs w:val="20"/>
              </w:rPr>
              <w:t>pportunity for capital growth</w:t>
            </w:r>
          </w:p>
        </w:tc>
        <w:tc>
          <w:tcPr>
            <w:tcW w:w="2434" w:type="dxa"/>
            <w:tcBorders>
              <w:top w:val="nil"/>
              <w:left w:val="thickThinSmallGap" w:sz="24" w:space="0" w:color="FFC000" w:themeColor="accent4"/>
              <w:bottom w:val="thinThickSmallGap" w:sz="24" w:space="0" w:color="FFC000" w:themeColor="accent4"/>
              <w:right w:val="thinThickSmallGap" w:sz="24" w:space="0" w:color="FFC000" w:themeColor="accent4"/>
            </w:tcBorders>
          </w:tcPr>
          <w:p w:rsidR="00E051C3" w:rsidRDefault="00A65C84" w:rsidP="003B45DE">
            <w:pPr>
              <w:spacing w:line="276" w:lineRule="auto"/>
              <w:jc w:val="center"/>
              <w:rPr>
                <w:rFonts w:ascii="Eras Demi ITC" w:hAnsi="Eras Demi ITC"/>
                <w:sz w:val="24"/>
              </w:rPr>
            </w:pPr>
            <w:r w:rsidRPr="003B6431">
              <w:rPr>
                <w:rFonts w:ascii="Trebuchet MS" w:hAnsi="Trebuchet MS" w:cs="Trebuchet MS"/>
                <w:color w:val="BF8F00" w:themeColor="accent4" w:themeShade="BF"/>
                <w:sz w:val="24"/>
                <w:szCs w:val="20"/>
              </w:rPr>
              <w:t xml:space="preserve">Generate </w:t>
            </w:r>
            <w:r w:rsidR="003B6431" w:rsidRPr="003B6431">
              <w:rPr>
                <w:rFonts w:ascii="Trebuchet MS" w:hAnsi="Trebuchet MS" w:cs="Trebuchet MS"/>
                <w:color w:val="BF8F00" w:themeColor="accent4" w:themeShade="BF"/>
                <w:sz w:val="24"/>
                <w:szCs w:val="20"/>
              </w:rPr>
              <w:t xml:space="preserve">income </w:t>
            </w:r>
            <w:r w:rsidRPr="003B6431">
              <w:rPr>
                <w:rFonts w:ascii="Trebuchet MS" w:hAnsi="Trebuchet MS" w:cs="Trebuchet MS"/>
                <w:color w:val="BF8F00" w:themeColor="accent4" w:themeShade="BF"/>
                <w:sz w:val="24"/>
                <w:szCs w:val="20"/>
              </w:rPr>
              <w:t>stream with less emphasis on capital appreciation</w:t>
            </w:r>
          </w:p>
        </w:tc>
        <w:tc>
          <w:tcPr>
            <w:tcW w:w="2434" w:type="dxa"/>
            <w:tcBorders>
              <w:top w:val="nil"/>
              <w:left w:val="thinThickSmallGap" w:sz="24" w:space="0" w:color="FFC000" w:themeColor="accent4"/>
              <w:bottom w:val="nil"/>
              <w:right w:val="nil"/>
            </w:tcBorders>
          </w:tcPr>
          <w:p w:rsidR="00E051C3" w:rsidRDefault="00A65C84" w:rsidP="003B45DE">
            <w:pPr>
              <w:pStyle w:val="ListParagraph"/>
              <w:spacing w:line="276" w:lineRule="auto"/>
              <w:ind w:left="0"/>
              <w:jc w:val="center"/>
              <w:rPr>
                <w:rFonts w:ascii="Eras Demi ITC" w:hAnsi="Eras Demi ITC"/>
                <w:sz w:val="24"/>
              </w:rPr>
            </w:pPr>
            <w:r w:rsidRPr="00A65C84">
              <w:rPr>
                <w:rFonts w:ascii="Trebuchet MS" w:hAnsi="Trebuchet MS" w:cs="Trebuchet MS"/>
                <w:color w:val="7F7F7F" w:themeColor="text1" w:themeTint="80"/>
                <w:sz w:val="18"/>
                <w:szCs w:val="20"/>
              </w:rPr>
              <w:t>Steady capital appreciation with less emphasis on income generation</w:t>
            </w:r>
          </w:p>
        </w:tc>
        <w:tc>
          <w:tcPr>
            <w:tcW w:w="2434" w:type="dxa"/>
            <w:tcBorders>
              <w:top w:val="nil"/>
              <w:left w:val="nil"/>
              <w:bottom w:val="nil"/>
              <w:right w:val="nil"/>
            </w:tcBorders>
          </w:tcPr>
          <w:p w:rsidR="00E051C3" w:rsidRDefault="00A65C84" w:rsidP="003B45DE">
            <w:pPr>
              <w:pStyle w:val="ListParagraph"/>
              <w:spacing w:line="276" w:lineRule="auto"/>
              <w:ind w:left="0"/>
              <w:jc w:val="center"/>
              <w:rPr>
                <w:rFonts w:ascii="Eras Demi ITC" w:hAnsi="Eras Demi ITC"/>
                <w:sz w:val="24"/>
              </w:rPr>
            </w:pPr>
            <w:r w:rsidRPr="00A65C84">
              <w:rPr>
                <w:rFonts w:ascii="Trebuchet MS" w:hAnsi="Trebuchet MS" w:cs="Trebuchet MS"/>
                <w:color w:val="7F7F7F" w:themeColor="text1" w:themeTint="80"/>
                <w:sz w:val="18"/>
                <w:szCs w:val="20"/>
              </w:rPr>
              <w:t>High capital appreciation with minimum income generation</w:t>
            </w:r>
          </w:p>
        </w:tc>
      </w:tr>
    </w:tbl>
    <w:p w:rsidR="00D371D3" w:rsidRDefault="00D371D3" w:rsidP="00D371D3">
      <w:pPr>
        <w:pStyle w:val="ListParagraph"/>
        <w:spacing w:after="0" w:line="276" w:lineRule="auto"/>
        <w:ind w:left="360"/>
        <w:rPr>
          <w:rFonts w:ascii="Eras Demi ITC" w:hAnsi="Eras Demi ITC"/>
          <w:sz w:val="24"/>
        </w:rPr>
      </w:pPr>
    </w:p>
    <w:p w:rsidR="0085201A" w:rsidRDefault="0085201A" w:rsidP="003B45DE">
      <w:pPr>
        <w:pStyle w:val="ListParagraph"/>
        <w:numPr>
          <w:ilvl w:val="0"/>
          <w:numId w:val="1"/>
        </w:numPr>
        <w:spacing w:after="0" w:line="276" w:lineRule="auto"/>
        <w:rPr>
          <w:rFonts w:ascii="Eras Demi ITC" w:hAnsi="Eras Demi ITC"/>
          <w:sz w:val="24"/>
        </w:rPr>
      </w:pPr>
      <w:r>
        <w:rPr>
          <w:rFonts w:ascii="Eras Demi ITC" w:hAnsi="Eras Demi ITC"/>
          <w:sz w:val="24"/>
        </w:rPr>
        <w:t xml:space="preserve">Your age </w:t>
      </w:r>
      <w:r w:rsidR="00E051C3">
        <w:rPr>
          <w:rFonts w:ascii="Eras Demi ITC" w:hAnsi="Eras Demi ITC"/>
          <w:sz w:val="24"/>
        </w:rPr>
        <w:t>group?</w:t>
      </w:r>
    </w:p>
    <w:p w:rsidR="00D371D3" w:rsidRDefault="00D371D3" w:rsidP="00D371D3">
      <w:pPr>
        <w:pStyle w:val="ListParagraph"/>
        <w:spacing w:after="0" w:line="276" w:lineRule="auto"/>
        <w:ind w:left="360"/>
        <w:rPr>
          <w:rFonts w:ascii="Eras Demi ITC" w:hAnsi="Eras Demi ITC"/>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1947"/>
        <w:gridCol w:w="1947"/>
        <w:gridCol w:w="1947"/>
        <w:gridCol w:w="1948"/>
      </w:tblGrid>
      <w:tr w:rsidR="007949E3" w:rsidTr="003B6431">
        <w:trPr>
          <w:jc w:val="center"/>
        </w:trPr>
        <w:tc>
          <w:tcPr>
            <w:tcW w:w="1947" w:type="dxa"/>
            <w:vAlign w:val="center"/>
          </w:tcPr>
          <w:p w:rsidR="007949E3" w:rsidRPr="003B6431" w:rsidRDefault="007949E3" w:rsidP="003B45DE">
            <w:pPr>
              <w:spacing w:line="276" w:lineRule="auto"/>
              <w:jc w:val="center"/>
              <w:rPr>
                <w:rFonts w:ascii="Eras Demi ITC" w:hAnsi="Eras Demi ITC"/>
                <w:sz w:val="20"/>
              </w:rPr>
            </w:pPr>
            <w:r w:rsidRPr="003B6431">
              <w:rPr>
                <w:rFonts w:ascii="Trebuchet MS" w:hAnsi="Trebuchet MS" w:cs="Trebuchet MS"/>
                <w:color w:val="7F7F7F" w:themeColor="text1" w:themeTint="80"/>
                <w:sz w:val="18"/>
                <w:szCs w:val="20"/>
              </w:rPr>
              <w:t>18 – 29</w:t>
            </w:r>
          </w:p>
        </w:tc>
        <w:tc>
          <w:tcPr>
            <w:tcW w:w="1947" w:type="dxa"/>
            <w:vAlign w:val="center"/>
          </w:tcPr>
          <w:p w:rsidR="007949E3" w:rsidRPr="003B6431" w:rsidRDefault="007949E3" w:rsidP="003B45DE">
            <w:pPr>
              <w:spacing w:line="276" w:lineRule="auto"/>
              <w:jc w:val="center"/>
              <w:rPr>
                <w:rFonts w:ascii="Eras Demi ITC" w:hAnsi="Eras Demi ITC"/>
                <w:sz w:val="20"/>
              </w:rPr>
            </w:pPr>
            <w:r w:rsidRPr="003B6431">
              <w:rPr>
                <w:rFonts w:ascii="Trebuchet MS" w:hAnsi="Trebuchet MS" w:cs="Trebuchet MS"/>
                <w:color w:val="7F7F7F" w:themeColor="text1" w:themeTint="80"/>
                <w:sz w:val="18"/>
                <w:szCs w:val="20"/>
              </w:rPr>
              <w:t>30 – 39</w:t>
            </w:r>
          </w:p>
        </w:tc>
        <w:tc>
          <w:tcPr>
            <w:tcW w:w="1947" w:type="dxa"/>
            <w:vAlign w:val="center"/>
          </w:tcPr>
          <w:p w:rsidR="007949E3" w:rsidRDefault="007949E3" w:rsidP="003B45DE">
            <w:pPr>
              <w:spacing w:line="276" w:lineRule="auto"/>
              <w:jc w:val="center"/>
              <w:rPr>
                <w:rFonts w:ascii="Eras Demi ITC" w:hAnsi="Eras Demi ITC"/>
                <w:sz w:val="24"/>
              </w:rPr>
            </w:pPr>
            <w:r w:rsidRPr="003B6431">
              <w:rPr>
                <w:rFonts w:ascii="Trebuchet MS" w:hAnsi="Trebuchet MS" w:cs="Trebuchet MS"/>
                <w:color w:val="BF8F00" w:themeColor="accent4" w:themeShade="BF"/>
                <w:sz w:val="24"/>
                <w:szCs w:val="20"/>
              </w:rPr>
              <w:t>40 – 49</w:t>
            </w:r>
          </w:p>
        </w:tc>
        <w:tc>
          <w:tcPr>
            <w:tcW w:w="1947" w:type="dxa"/>
            <w:vAlign w:val="center"/>
          </w:tcPr>
          <w:p w:rsidR="007949E3" w:rsidRPr="003B6431" w:rsidRDefault="007949E3" w:rsidP="003B45DE">
            <w:pPr>
              <w:spacing w:line="276" w:lineRule="auto"/>
              <w:jc w:val="center"/>
              <w:rPr>
                <w:rFonts w:ascii="Trebuchet MS" w:hAnsi="Trebuchet MS" w:cs="Trebuchet MS"/>
                <w:color w:val="7F7F7F" w:themeColor="text1" w:themeTint="80"/>
                <w:sz w:val="18"/>
                <w:szCs w:val="20"/>
              </w:rPr>
            </w:pPr>
            <w:r w:rsidRPr="003B6431">
              <w:rPr>
                <w:rFonts w:ascii="Trebuchet MS" w:hAnsi="Trebuchet MS" w:cs="Trebuchet MS"/>
                <w:color w:val="7F7F7F" w:themeColor="text1" w:themeTint="80"/>
                <w:sz w:val="18"/>
                <w:szCs w:val="20"/>
              </w:rPr>
              <w:t>50 – 59</w:t>
            </w:r>
          </w:p>
        </w:tc>
        <w:tc>
          <w:tcPr>
            <w:tcW w:w="1948" w:type="dxa"/>
            <w:vAlign w:val="center"/>
          </w:tcPr>
          <w:p w:rsidR="007949E3" w:rsidRPr="003B6431" w:rsidRDefault="007949E3" w:rsidP="003B45DE">
            <w:pPr>
              <w:spacing w:line="276" w:lineRule="auto"/>
              <w:jc w:val="center"/>
              <w:rPr>
                <w:rFonts w:ascii="Trebuchet MS" w:hAnsi="Trebuchet MS" w:cs="Trebuchet MS"/>
                <w:color w:val="7F7F7F" w:themeColor="text1" w:themeTint="80"/>
                <w:sz w:val="18"/>
                <w:szCs w:val="20"/>
              </w:rPr>
            </w:pPr>
            <w:r w:rsidRPr="003B6431">
              <w:rPr>
                <w:rFonts w:ascii="Trebuchet MS" w:hAnsi="Trebuchet MS" w:cs="Trebuchet MS"/>
                <w:color w:val="7F7F7F" w:themeColor="text1" w:themeTint="80"/>
                <w:sz w:val="18"/>
                <w:szCs w:val="20"/>
              </w:rPr>
              <w:t>60 &amp; Above</w:t>
            </w:r>
          </w:p>
        </w:tc>
      </w:tr>
    </w:tbl>
    <w:p w:rsidR="00D371D3" w:rsidRDefault="00D371D3" w:rsidP="00D371D3">
      <w:pPr>
        <w:pStyle w:val="ListParagraph"/>
        <w:spacing w:after="0" w:line="276" w:lineRule="auto"/>
        <w:ind w:left="360"/>
        <w:rPr>
          <w:rFonts w:ascii="Eras Demi ITC" w:hAnsi="Eras Demi ITC"/>
          <w:sz w:val="24"/>
        </w:rPr>
      </w:pPr>
    </w:p>
    <w:p w:rsidR="00E051C3" w:rsidRDefault="00E051C3" w:rsidP="003B45DE">
      <w:pPr>
        <w:pStyle w:val="ListParagraph"/>
        <w:numPr>
          <w:ilvl w:val="0"/>
          <w:numId w:val="1"/>
        </w:numPr>
        <w:spacing w:after="0" w:line="276" w:lineRule="auto"/>
        <w:rPr>
          <w:rFonts w:ascii="Eras Demi ITC" w:hAnsi="Eras Demi ITC"/>
          <w:sz w:val="24"/>
        </w:rPr>
      </w:pPr>
      <w:r>
        <w:rPr>
          <w:rFonts w:ascii="Eras Demi ITC" w:hAnsi="Eras Demi ITC"/>
          <w:sz w:val="24"/>
        </w:rPr>
        <w:t>Income expectations over the next 5 years?</w:t>
      </w:r>
    </w:p>
    <w:p w:rsidR="00D371D3" w:rsidRDefault="00D371D3" w:rsidP="00D371D3">
      <w:pPr>
        <w:pStyle w:val="ListParagraph"/>
        <w:spacing w:after="0" w:line="276" w:lineRule="auto"/>
        <w:ind w:left="360"/>
        <w:rPr>
          <w:rFonts w:ascii="Eras Demi ITC" w:hAnsi="Eras Demi ITC"/>
          <w:sz w:val="24"/>
        </w:rPr>
      </w:pPr>
    </w:p>
    <w:tbl>
      <w:tblPr>
        <w:tblStyle w:val="TableGrid"/>
        <w:tblW w:w="9622" w:type="dxa"/>
        <w:tblInd w:w="360" w:type="dxa"/>
        <w:tblLook w:val="04A0" w:firstRow="1" w:lastRow="0" w:firstColumn="1" w:lastColumn="0" w:noHBand="0" w:noVBand="1"/>
      </w:tblPr>
      <w:tblGrid>
        <w:gridCol w:w="2526"/>
        <w:gridCol w:w="2349"/>
        <w:gridCol w:w="2358"/>
        <w:gridCol w:w="2556"/>
      </w:tblGrid>
      <w:tr w:rsidR="003B45DE" w:rsidTr="009C3AD5">
        <w:tc>
          <w:tcPr>
            <w:tcW w:w="2422" w:type="dxa"/>
            <w:tcBorders>
              <w:top w:val="nil"/>
              <w:left w:val="nil"/>
              <w:bottom w:val="nil"/>
              <w:right w:val="thickThinSmallGap" w:sz="24" w:space="0" w:color="FFC000" w:themeColor="accent4"/>
            </w:tcBorders>
          </w:tcPr>
          <w:p w:rsidR="003B6431" w:rsidRDefault="00334BFC" w:rsidP="003B45DE">
            <w:pPr>
              <w:pStyle w:val="ListParagraph"/>
              <w:spacing w:line="276" w:lineRule="auto"/>
              <w:ind w:left="0"/>
              <w:rPr>
                <w:rFonts w:ascii="Eras Demi ITC" w:hAnsi="Eras Demi ITC"/>
                <w:sz w:val="24"/>
              </w:rPr>
            </w:pPr>
            <w:r w:rsidRPr="00334BFC">
              <w:rPr>
                <w:rFonts w:ascii="Eras Demi ITC" w:hAnsi="Eras Demi ITC"/>
                <w:noProof/>
                <w:sz w:val="24"/>
                <w:lang w:eastAsia="en-GB"/>
              </w:rPr>
              <w:drawing>
                <wp:inline distT="0" distB="0" distL="0" distR="0" wp14:anchorId="46E7065E" wp14:editId="27EC1167">
                  <wp:extent cx="1459684" cy="868532"/>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6712" cy="878664"/>
                          </a:xfrm>
                          <a:prstGeom prst="rect">
                            <a:avLst/>
                          </a:prstGeom>
                          <a:ln>
                            <a:noFill/>
                          </a:ln>
                          <a:effectLst>
                            <a:softEdge rad="112500"/>
                          </a:effectLst>
                        </pic:spPr>
                      </pic:pic>
                    </a:graphicData>
                  </a:graphic>
                </wp:inline>
              </w:drawing>
            </w:r>
          </w:p>
        </w:tc>
        <w:tc>
          <w:tcPr>
            <w:tcW w:w="2489" w:type="dxa"/>
            <w:tcBorders>
              <w:top w:val="thickThinSmallGap" w:sz="24" w:space="0" w:color="FFC000" w:themeColor="accent4"/>
              <w:left w:val="thickThinSmallGap" w:sz="24" w:space="0" w:color="FFC000" w:themeColor="accent4"/>
              <w:bottom w:val="nil"/>
              <w:right w:val="thinThickSmallGap" w:sz="24" w:space="0" w:color="FFC000" w:themeColor="accent4"/>
            </w:tcBorders>
          </w:tcPr>
          <w:p w:rsidR="003B6431" w:rsidRDefault="003D4591" w:rsidP="003B45DE">
            <w:pPr>
              <w:pStyle w:val="ListParagraph"/>
              <w:spacing w:line="276" w:lineRule="auto"/>
              <w:ind w:left="0"/>
              <w:rPr>
                <w:rFonts w:ascii="Eras Demi ITC" w:hAnsi="Eras Demi ITC"/>
                <w:sz w:val="24"/>
              </w:rPr>
            </w:pPr>
            <w:r>
              <w:rPr>
                <w:noProof/>
                <w:lang w:eastAsia="en-GB"/>
              </w:rPr>
              <w:drawing>
                <wp:inline distT="0" distB="0" distL="0" distR="0" wp14:anchorId="26645A50" wp14:editId="72E963E2">
                  <wp:extent cx="1354667" cy="959281"/>
                  <wp:effectExtent l="0" t="0" r="0" b="0"/>
                  <wp:docPr id="15" name="Picture 15" descr="http://www.edinburghleisure.co.uk/sites/default/files/styles/hero_large/public/EL_0002s_0002_Athletics%20-%20Jogging%20group.jpg?itok=G6HJqz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dinburghleisure.co.uk/sites/default/files/styles/hero_large/public/EL_0002s_0002_Athletics%20-%20Jogging%20group.jpg?itok=G6HJqz8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8592"/>
                          <a:stretch/>
                        </pic:blipFill>
                        <pic:spPr bwMode="auto">
                          <a:xfrm>
                            <a:off x="0" y="0"/>
                            <a:ext cx="1418080" cy="100418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2261" w:type="dxa"/>
            <w:tcBorders>
              <w:top w:val="nil"/>
              <w:left w:val="thinThickSmallGap" w:sz="24" w:space="0" w:color="FFC000" w:themeColor="accent4"/>
              <w:bottom w:val="nil"/>
              <w:right w:val="nil"/>
            </w:tcBorders>
          </w:tcPr>
          <w:p w:rsidR="003B6431" w:rsidRDefault="003B45DE" w:rsidP="003B45DE">
            <w:pPr>
              <w:pStyle w:val="ListParagraph"/>
              <w:spacing w:line="276" w:lineRule="auto"/>
              <w:ind w:left="0"/>
              <w:rPr>
                <w:rFonts w:ascii="Eras Demi ITC" w:hAnsi="Eras Demi ITC"/>
                <w:sz w:val="24"/>
              </w:rPr>
            </w:pPr>
            <w:r w:rsidRPr="003B45DE">
              <w:rPr>
                <w:rFonts w:ascii="Eras Demi ITC" w:hAnsi="Eras Demi ITC"/>
                <w:noProof/>
                <w:sz w:val="24"/>
                <w:lang w:eastAsia="en-GB"/>
              </w:rPr>
              <w:drawing>
                <wp:inline distT="0" distB="0" distL="0" distR="0" wp14:anchorId="7EA9D779" wp14:editId="54BC3F42">
                  <wp:extent cx="1360726" cy="81643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5275" cy="831165"/>
                          </a:xfrm>
                          <a:prstGeom prst="rect">
                            <a:avLst/>
                          </a:prstGeom>
                          <a:ln>
                            <a:noFill/>
                          </a:ln>
                          <a:effectLst>
                            <a:softEdge rad="112500"/>
                          </a:effectLst>
                        </pic:spPr>
                      </pic:pic>
                    </a:graphicData>
                  </a:graphic>
                </wp:inline>
              </w:drawing>
            </w:r>
          </w:p>
        </w:tc>
        <w:tc>
          <w:tcPr>
            <w:tcW w:w="2450" w:type="dxa"/>
            <w:tcBorders>
              <w:top w:val="nil"/>
              <w:left w:val="nil"/>
              <w:bottom w:val="nil"/>
              <w:right w:val="nil"/>
            </w:tcBorders>
          </w:tcPr>
          <w:p w:rsidR="003B6431" w:rsidRDefault="00334BFC" w:rsidP="003B45DE">
            <w:pPr>
              <w:pStyle w:val="ListParagraph"/>
              <w:spacing w:line="276" w:lineRule="auto"/>
              <w:ind w:left="0"/>
              <w:rPr>
                <w:rFonts w:ascii="Eras Demi ITC" w:hAnsi="Eras Demi ITC"/>
                <w:sz w:val="24"/>
              </w:rPr>
            </w:pPr>
            <w:r w:rsidRPr="00334BFC">
              <w:rPr>
                <w:noProof/>
                <w:lang w:eastAsia="en-GB"/>
              </w:rPr>
              <w:drawing>
                <wp:inline distT="0" distB="0" distL="0" distR="0" wp14:anchorId="54D39C05" wp14:editId="55154BE0">
                  <wp:extent cx="1484851" cy="836295"/>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1775" cy="845827"/>
                          </a:xfrm>
                          <a:prstGeom prst="rect">
                            <a:avLst/>
                          </a:prstGeom>
                        </pic:spPr>
                      </pic:pic>
                    </a:graphicData>
                  </a:graphic>
                </wp:inline>
              </w:drawing>
            </w:r>
          </w:p>
        </w:tc>
      </w:tr>
      <w:tr w:rsidR="003B45DE" w:rsidTr="009C3AD5">
        <w:tc>
          <w:tcPr>
            <w:tcW w:w="2422" w:type="dxa"/>
            <w:tcBorders>
              <w:top w:val="nil"/>
              <w:left w:val="nil"/>
              <w:bottom w:val="nil"/>
              <w:right w:val="thickThinSmallGap" w:sz="24" w:space="0" w:color="FFC000" w:themeColor="accent4"/>
            </w:tcBorders>
          </w:tcPr>
          <w:p w:rsidR="003B6431" w:rsidRDefault="003B6431" w:rsidP="003B45DE">
            <w:pPr>
              <w:pStyle w:val="ListParagraph"/>
              <w:spacing w:line="276" w:lineRule="auto"/>
              <w:ind w:left="0"/>
              <w:jc w:val="center"/>
              <w:rPr>
                <w:rFonts w:ascii="Eras Demi ITC" w:hAnsi="Eras Demi ITC"/>
                <w:sz w:val="24"/>
              </w:rPr>
            </w:pPr>
            <w:r w:rsidRPr="003B6431">
              <w:rPr>
                <w:rFonts w:ascii="Trebuchet MS" w:hAnsi="Trebuchet MS" w:cs="Trebuchet MS"/>
                <w:color w:val="7F7F7F" w:themeColor="text1" w:themeTint="80"/>
                <w:sz w:val="18"/>
                <w:szCs w:val="20"/>
              </w:rPr>
              <w:t xml:space="preserve">I expect my income to rise well ahead of </w:t>
            </w:r>
            <w:r w:rsidR="00855637">
              <w:rPr>
                <w:rFonts w:ascii="Trebuchet MS" w:hAnsi="Trebuchet MS" w:cs="Trebuchet MS"/>
                <w:color w:val="7F7F7F" w:themeColor="text1" w:themeTint="80"/>
                <w:sz w:val="18"/>
                <w:szCs w:val="20"/>
              </w:rPr>
              <w:t>i</w:t>
            </w:r>
            <w:r w:rsidRPr="003B6431">
              <w:rPr>
                <w:rFonts w:ascii="Trebuchet MS" w:hAnsi="Trebuchet MS" w:cs="Trebuchet MS"/>
                <w:color w:val="7F7F7F" w:themeColor="text1" w:themeTint="80"/>
                <w:sz w:val="18"/>
                <w:szCs w:val="20"/>
              </w:rPr>
              <w:t xml:space="preserve">nflation (through promotion, </w:t>
            </w:r>
            <w:r>
              <w:rPr>
                <w:rFonts w:ascii="Trebuchet MS" w:hAnsi="Trebuchet MS" w:cs="Trebuchet MS"/>
                <w:color w:val="7F7F7F" w:themeColor="text1" w:themeTint="80"/>
                <w:sz w:val="18"/>
                <w:szCs w:val="20"/>
              </w:rPr>
              <w:t>c</w:t>
            </w:r>
            <w:r w:rsidRPr="003B6431">
              <w:rPr>
                <w:rFonts w:ascii="Trebuchet MS" w:hAnsi="Trebuchet MS" w:cs="Trebuchet MS"/>
                <w:color w:val="7F7F7F" w:themeColor="text1" w:themeTint="80"/>
                <w:sz w:val="18"/>
                <w:szCs w:val="20"/>
              </w:rPr>
              <w:t xml:space="preserve">areer developments </w:t>
            </w:r>
            <w:r>
              <w:rPr>
                <w:rFonts w:ascii="Trebuchet MS" w:hAnsi="Trebuchet MS" w:cs="Trebuchet MS"/>
                <w:color w:val="7F7F7F" w:themeColor="text1" w:themeTint="80"/>
                <w:sz w:val="18"/>
                <w:szCs w:val="20"/>
              </w:rPr>
              <w:t>e</w:t>
            </w:r>
            <w:r w:rsidRPr="003B6431">
              <w:rPr>
                <w:rFonts w:ascii="Trebuchet MS" w:hAnsi="Trebuchet MS" w:cs="Trebuchet MS"/>
                <w:color w:val="7F7F7F" w:themeColor="text1" w:themeTint="80"/>
                <w:sz w:val="18"/>
                <w:szCs w:val="20"/>
              </w:rPr>
              <w:t>tc.)</w:t>
            </w:r>
          </w:p>
        </w:tc>
        <w:tc>
          <w:tcPr>
            <w:tcW w:w="2489" w:type="dxa"/>
            <w:tcBorders>
              <w:top w:val="nil"/>
              <w:left w:val="thickThinSmallGap" w:sz="24" w:space="0" w:color="FFC000" w:themeColor="accent4"/>
              <w:bottom w:val="thinThickSmallGap" w:sz="24" w:space="0" w:color="FFC000" w:themeColor="accent4"/>
              <w:right w:val="thinThickSmallGap" w:sz="24" w:space="0" w:color="FFC000" w:themeColor="accent4"/>
            </w:tcBorders>
          </w:tcPr>
          <w:p w:rsidR="003B6431" w:rsidRDefault="003B6431" w:rsidP="003B45DE">
            <w:pPr>
              <w:pStyle w:val="ListParagraph"/>
              <w:spacing w:line="276" w:lineRule="auto"/>
              <w:ind w:left="0"/>
              <w:jc w:val="center"/>
              <w:rPr>
                <w:rFonts w:ascii="Eras Demi ITC" w:hAnsi="Eras Demi ITC"/>
                <w:sz w:val="24"/>
              </w:rPr>
            </w:pPr>
            <w:r w:rsidRPr="00855637">
              <w:rPr>
                <w:rFonts w:ascii="Trebuchet MS" w:hAnsi="Trebuchet MS" w:cs="Trebuchet MS"/>
                <w:color w:val="BF8F00" w:themeColor="accent4" w:themeShade="BF"/>
                <w:sz w:val="24"/>
                <w:szCs w:val="20"/>
              </w:rPr>
              <w:t>I expect my income to keep pace with inflation</w:t>
            </w:r>
          </w:p>
        </w:tc>
        <w:tc>
          <w:tcPr>
            <w:tcW w:w="2261" w:type="dxa"/>
            <w:tcBorders>
              <w:top w:val="nil"/>
              <w:left w:val="thinThickSmallGap" w:sz="24" w:space="0" w:color="FFC000" w:themeColor="accent4"/>
              <w:bottom w:val="nil"/>
              <w:right w:val="nil"/>
            </w:tcBorders>
          </w:tcPr>
          <w:p w:rsidR="003B6431" w:rsidRPr="003B6431" w:rsidRDefault="003B6431" w:rsidP="003B45DE">
            <w:pPr>
              <w:pStyle w:val="ListParagraph"/>
              <w:spacing w:line="276" w:lineRule="auto"/>
              <w:ind w:left="0"/>
              <w:jc w:val="center"/>
              <w:rPr>
                <w:rFonts w:ascii="Trebuchet MS" w:hAnsi="Trebuchet MS" w:cs="Trebuchet MS"/>
                <w:color w:val="7F7F7F" w:themeColor="text1" w:themeTint="80"/>
                <w:sz w:val="18"/>
                <w:szCs w:val="20"/>
              </w:rPr>
            </w:pPr>
            <w:r w:rsidRPr="003B6431">
              <w:rPr>
                <w:rFonts w:ascii="Trebuchet MS" w:hAnsi="Trebuchet MS" w:cs="Trebuchet MS"/>
                <w:color w:val="7F7F7F" w:themeColor="text1" w:themeTint="80"/>
                <w:sz w:val="18"/>
                <w:szCs w:val="20"/>
              </w:rPr>
              <w:t>I expect my income to fall (as a result of retirement, reduced working-hours etc.)</w:t>
            </w:r>
          </w:p>
        </w:tc>
        <w:tc>
          <w:tcPr>
            <w:tcW w:w="2450" w:type="dxa"/>
            <w:tcBorders>
              <w:top w:val="nil"/>
              <w:left w:val="nil"/>
              <w:bottom w:val="nil"/>
              <w:right w:val="nil"/>
            </w:tcBorders>
          </w:tcPr>
          <w:p w:rsidR="003B6431" w:rsidRDefault="003B6431" w:rsidP="003B45DE">
            <w:pPr>
              <w:pStyle w:val="ListParagraph"/>
              <w:spacing w:line="276" w:lineRule="auto"/>
              <w:ind w:left="0"/>
              <w:jc w:val="center"/>
              <w:rPr>
                <w:rFonts w:ascii="Trebuchet MS" w:hAnsi="Trebuchet MS" w:cs="Trebuchet MS"/>
                <w:color w:val="7F7F7F" w:themeColor="text1" w:themeTint="80"/>
                <w:sz w:val="18"/>
                <w:szCs w:val="20"/>
              </w:rPr>
            </w:pPr>
            <w:r w:rsidRPr="003B6431">
              <w:rPr>
                <w:rFonts w:ascii="Trebuchet MS" w:hAnsi="Trebuchet MS" w:cs="Trebuchet MS"/>
                <w:color w:val="7F7F7F" w:themeColor="text1" w:themeTint="80"/>
                <w:sz w:val="18"/>
                <w:szCs w:val="20"/>
              </w:rPr>
              <w:t>My income fluctuates from year to year</w:t>
            </w:r>
          </w:p>
          <w:p w:rsidR="003B6431" w:rsidRPr="003B6431" w:rsidRDefault="003B6431" w:rsidP="003B45DE">
            <w:pPr>
              <w:pStyle w:val="ListParagraph"/>
              <w:spacing w:line="276" w:lineRule="auto"/>
              <w:ind w:left="0"/>
              <w:jc w:val="center"/>
              <w:rPr>
                <w:rFonts w:ascii="Trebuchet MS" w:hAnsi="Trebuchet MS" w:cs="Trebuchet MS"/>
                <w:color w:val="7F7F7F" w:themeColor="text1" w:themeTint="80"/>
                <w:sz w:val="18"/>
                <w:szCs w:val="20"/>
              </w:rPr>
            </w:pPr>
            <w:r w:rsidRPr="003B6431">
              <w:rPr>
                <w:rFonts w:ascii="Trebuchet MS" w:hAnsi="Trebuchet MS" w:cs="Trebuchet MS"/>
                <w:color w:val="7F7F7F" w:themeColor="text1" w:themeTint="80"/>
                <w:sz w:val="18"/>
                <w:szCs w:val="20"/>
              </w:rPr>
              <w:t>(e.g. for self-employed investors)</w:t>
            </w:r>
          </w:p>
        </w:tc>
      </w:tr>
    </w:tbl>
    <w:p w:rsidR="00334BFC" w:rsidRDefault="00334BFC" w:rsidP="00CA0965">
      <w:pPr>
        <w:pStyle w:val="ListParagraph"/>
        <w:spacing w:after="0" w:line="240" w:lineRule="auto"/>
        <w:ind w:left="360"/>
        <w:rPr>
          <w:rFonts w:ascii="Eras Demi ITC" w:hAnsi="Eras Demi ITC"/>
          <w:sz w:val="24"/>
        </w:rPr>
      </w:pPr>
    </w:p>
    <w:p w:rsidR="00CA0965" w:rsidRDefault="00B71FE5" w:rsidP="003B45DE">
      <w:pPr>
        <w:pStyle w:val="ListParagraph"/>
        <w:numPr>
          <w:ilvl w:val="0"/>
          <w:numId w:val="1"/>
        </w:numPr>
        <w:spacing w:after="0" w:line="276" w:lineRule="auto"/>
        <w:rPr>
          <w:rFonts w:ascii="Eras Demi ITC" w:hAnsi="Eras Demi ITC"/>
          <w:sz w:val="24"/>
        </w:rPr>
      </w:pPr>
      <w:r>
        <w:rPr>
          <w:rFonts w:ascii="Eras Demi ITC" w:hAnsi="Eras Demi ITC"/>
          <w:sz w:val="24"/>
        </w:rPr>
        <w:t>For how long would you expect most of your money to be invested before you</w:t>
      </w:r>
      <w:r w:rsidR="00CA0965">
        <w:rPr>
          <w:rFonts w:ascii="Eras Demi ITC" w:hAnsi="Eras Demi ITC"/>
          <w:sz w:val="24"/>
        </w:rPr>
        <w:t xml:space="preserve"> need to access it? </w:t>
      </w:r>
      <w:r>
        <w:rPr>
          <w:rFonts w:ascii="Eras Demi ITC" w:hAnsi="Eras Demi ITC"/>
          <w:sz w:val="24"/>
        </w:rPr>
        <w:t xml:space="preserve"> </w:t>
      </w:r>
    </w:p>
    <w:p w:rsidR="00D371D3" w:rsidRPr="00CA0965" w:rsidRDefault="00D371D3" w:rsidP="00D371D3">
      <w:pPr>
        <w:pStyle w:val="ListParagraph"/>
        <w:spacing w:after="0" w:line="276" w:lineRule="auto"/>
        <w:ind w:left="360"/>
        <w:rPr>
          <w:rFonts w:ascii="Eras Demi ITC" w:hAnsi="Eras Demi ITC"/>
          <w:sz w:val="24"/>
        </w:rPr>
      </w:pPr>
      <w:bookmarkStart w:id="9" w:name="_GoBack"/>
      <w:bookmarkEnd w:id="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1947"/>
        <w:gridCol w:w="1947"/>
        <w:gridCol w:w="1947"/>
        <w:gridCol w:w="1948"/>
      </w:tblGrid>
      <w:tr w:rsidR="00CA0965" w:rsidTr="002E5508">
        <w:trPr>
          <w:jc w:val="center"/>
        </w:trPr>
        <w:tc>
          <w:tcPr>
            <w:tcW w:w="1947" w:type="dxa"/>
            <w:vAlign w:val="center"/>
          </w:tcPr>
          <w:p w:rsidR="00CA0965" w:rsidRPr="003B6431" w:rsidRDefault="00CA0965" w:rsidP="003B45DE">
            <w:pPr>
              <w:spacing w:line="276" w:lineRule="auto"/>
              <w:jc w:val="center"/>
              <w:rPr>
                <w:rFonts w:ascii="Eras Demi ITC" w:hAnsi="Eras Demi ITC"/>
                <w:sz w:val="20"/>
              </w:rPr>
            </w:pPr>
            <w:r>
              <w:rPr>
                <w:rFonts w:ascii="Trebuchet MS" w:hAnsi="Trebuchet MS" w:cs="Trebuchet MS"/>
                <w:color w:val="7F7F7F" w:themeColor="text1" w:themeTint="80"/>
                <w:sz w:val="18"/>
                <w:szCs w:val="20"/>
              </w:rPr>
              <w:t>Less than 3 years</w:t>
            </w:r>
          </w:p>
        </w:tc>
        <w:tc>
          <w:tcPr>
            <w:tcW w:w="1947" w:type="dxa"/>
            <w:vAlign w:val="center"/>
          </w:tcPr>
          <w:p w:rsidR="00CA0965" w:rsidRPr="003B6431" w:rsidRDefault="00CA0965" w:rsidP="003B45DE">
            <w:pPr>
              <w:spacing w:line="276" w:lineRule="auto"/>
              <w:jc w:val="center"/>
              <w:rPr>
                <w:rFonts w:ascii="Eras Demi ITC" w:hAnsi="Eras Demi ITC"/>
                <w:sz w:val="20"/>
              </w:rPr>
            </w:pPr>
            <w:r>
              <w:rPr>
                <w:rFonts w:ascii="Trebuchet MS" w:hAnsi="Trebuchet MS" w:cs="Trebuchet MS"/>
                <w:color w:val="7F7F7F" w:themeColor="text1" w:themeTint="80"/>
                <w:sz w:val="18"/>
                <w:szCs w:val="20"/>
              </w:rPr>
              <w:t>3 – 5 years</w:t>
            </w:r>
          </w:p>
        </w:tc>
        <w:tc>
          <w:tcPr>
            <w:tcW w:w="1947" w:type="dxa"/>
            <w:vAlign w:val="center"/>
          </w:tcPr>
          <w:p w:rsidR="00CA0965" w:rsidRPr="006F47AB" w:rsidRDefault="00CA0965" w:rsidP="003B45DE">
            <w:pPr>
              <w:spacing w:line="276" w:lineRule="auto"/>
              <w:jc w:val="center"/>
              <w:rPr>
                <w:rFonts w:ascii="Eras Demi ITC" w:hAnsi="Eras Demi ITC"/>
                <w:color w:val="FFC000" w:themeColor="accent4"/>
                <w:sz w:val="24"/>
              </w:rPr>
            </w:pPr>
            <w:r w:rsidRPr="009C3AD5">
              <w:rPr>
                <w:rFonts w:ascii="Trebuchet MS" w:hAnsi="Trebuchet MS" w:cs="Trebuchet MS"/>
                <w:color w:val="000000" w:themeColor="text1"/>
                <w:sz w:val="24"/>
                <w:szCs w:val="20"/>
              </w:rPr>
              <w:t>6 – 10 years</w:t>
            </w:r>
          </w:p>
        </w:tc>
        <w:tc>
          <w:tcPr>
            <w:tcW w:w="1947" w:type="dxa"/>
            <w:vAlign w:val="center"/>
          </w:tcPr>
          <w:p w:rsidR="00CA0965" w:rsidRPr="003B6431" w:rsidRDefault="00CA0965" w:rsidP="003B45DE">
            <w:pPr>
              <w:spacing w:line="276" w:lineRule="auto"/>
              <w:jc w:val="center"/>
              <w:rPr>
                <w:rFonts w:ascii="Trebuchet MS" w:hAnsi="Trebuchet MS" w:cs="Trebuchet MS"/>
                <w:color w:val="7F7F7F" w:themeColor="text1" w:themeTint="80"/>
                <w:sz w:val="18"/>
                <w:szCs w:val="20"/>
              </w:rPr>
            </w:pPr>
            <w:r>
              <w:rPr>
                <w:rFonts w:ascii="Trebuchet MS" w:hAnsi="Trebuchet MS" w:cs="Trebuchet MS"/>
                <w:color w:val="7F7F7F" w:themeColor="text1" w:themeTint="80"/>
                <w:sz w:val="18"/>
                <w:szCs w:val="20"/>
              </w:rPr>
              <w:t>11 – 20 years</w:t>
            </w:r>
          </w:p>
        </w:tc>
        <w:tc>
          <w:tcPr>
            <w:tcW w:w="1948" w:type="dxa"/>
            <w:vAlign w:val="center"/>
          </w:tcPr>
          <w:p w:rsidR="00CA0965" w:rsidRPr="003B6431" w:rsidRDefault="00CA0965" w:rsidP="003B45DE">
            <w:pPr>
              <w:spacing w:line="276" w:lineRule="auto"/>
              <w:jc w:val="center"/>
              <w:rPr>
                <w:rFonts w:ascii="Trebuchet MS" w:hAnsi="Trebuchet MS" w:cs="Trebuchet MS"/>
                <w:color w:val="7F7F7F" w:themeColor="text1" w:themeTint="80"/>
                <w:sz w:val="18"/>
                <w:szCs w:val="20"/>
              </w:rPr>
            </w:pPr>
            <w:r>
              <w:rPr>
                <w:rFonts w:ascii="Trebuchet MS" w:hAnsi="Trebuchet MS" w:cs="Trebuchet MS"/>
                <w:color w:val="7F7F7F" w:themeColor="text1" w:themeTint="80"/>
                <w:sz w:val="18"/>
                <w:szCs w:val="20"/>
              </w:rPr>
              <w:t>21 years and above</w:t>
            </w:r>
          </w:p>
        </w:tc>
      </w:tr>
    </w:tbl>
    <w:p w:rsidR="00D371D3" w:rsidRDefault="00D371D3" w:rsidP="00D371D3">
      <w:pPr>
        <w:pStyle w:val="ListParagraph"/>
        <w:spacing w:after="0" w:line="276" w:lineRule="auto"/>
        <w:ind w:left="360"/>
        <w:rPr>
          <w:rFonts w:ascii="Eras Demi ITC" w:hAnsi="Eras Demi ITC"/>
          <w:sz w:val="24"/>
        </w:rPr>
      </w:pPr>
    </w:p>
    <w:p w:rsidR="00CA0965" w:rsidRDefault="00CA0965" w:rsidP="003B45DE">
      <w:pPr>
        <w:pStyle w:val="ListParagraph"/>
        <w:numPr>
          <w:ilvl w:val="0"/>
          <w:numId w:val="1"/>
        </w:numPr>
        <w:spacing w:after="0" w:line="276" w:lineRule="auto"/>
        <w:rPr>
          <w:rFonts w:ascii="Eras Demi ITC" w:hAnsi="Eras Demi ITC"/>
          <w:sz w:val="24"/>
        </w:rPr>
      </w:pPr>
      <w:r>
        <w:rPr>
          <w:rFonts w:ascii="Eras Demi ITC" w:hAnsi="Eras Demi ITC"/>
          <w:sz w:val="24"/>
        </w:rPr>
        <w:t xml:space="preserve">How many years of experience with investment products </w:t>
      </w:r>
      <w:r w:rsidR="003B45DE">
        <w:rPr>
          <w:rFonts w:ascii="Eras Demi ITC" w:hAnsi="Eras Demi ITC"/>
          <w:sz w:val="24"/>
        </w:rPr>
        <w:t>(Foreign</w:t>
      </w:r>
      <w:r>
        <w:rPr>
          <w:rFonts w:ascii="Eras Demi ITC" w:hAnsi="Eras Demi ITC"/>
          <w:sz w:val="24"/>
        </w:rPr>
        <w:t xml:space="preserve"> Currencies, Stocks, Unit Trusts etc</w:t>
      </w:r>
      <w:r w:rsidR="003B45DE">
        <w:rPr>
          <w:rFonts w:ascii="Eras Demi ITC" w:hAnsi="Eras Demi ITC"/>
          <w:sz w:val="24"/>
        </w:rPr>
        <w:t>.)</w:t>
      </w:r>
    </w:p>
    <w:p w:rsidR="00D371D3" w:rsidRDefault="00D371D3" w:rsidP="00D371D3">
      <w:pPr>
        <w:pStyle w:val="ListParagraph"/>
        <w:spacing w:after="0" w:line="276" w:lineRule="auto"/>
        <w:ind w:left="360"/>
        <w:rPr>
          <w:rFonts w:ascii="Eras Demi ITC" w:hAnsi="Eras Demi ITC"/>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1947"/>
        <w:gridCol w:w="1947"/>
        <w:gridCol w:w="1947"/>
        <w:gridCol w:w="1948"/>
      </w:tblGrid>
      <w:tr w:rsidR="00CA0965" w:rsidTr="002E5508">
        <w:trPr>
          <w:jc w:val="center"/>
        </w:trPr>
        <w:tc>
          <w:tcPr>
            <w:tcW w:w="1947" w:type="dxa"/>
            <w:vAlign w:val="center"/>
          </w:tcPr>
          <w:p w:rsidR="00CA0965" w:rsidRPr="003B6431" w:rsidRDefault="00CA0965" w:rsidP="003B45DE">
            <w:pPr>
              <w:spacing w:line="276" w:lineRule="auto"/>
              <w:jc w:val="center"/>
              <w:rPr>
                <w:rFonts w:ascii="Eras Demi ITC" w:hAnsi="Eras Demi ITC"/>
                <w:sz w:val="20"/>
              </w:rPr>
            </w:pPr>
            <w:r>
              <w:rPr>
                <w:rFonts w:ascii="Trebuchet MS" w:hAnsi="Trebuchet MS" w:cs="Trebuchet MS"/>
                <w:color w:val="7F7F7F" w:themeColor="text1" w:themeTint="80"/>
                <w:sz w:val="18"/>
                <w:szCs w:val="20"/>
              </w:rPr>
              <w:t>None</w:t>
            </w:r>
          </w:p>
        </w:tc>
        <w:tc>
          <w:tcPr>
            <w:tcW w:w="1947" w:type="dxa"/>
            <w:vAlign w:val="center"/>
          </w:tcPr>
          <w:p w:rsidR="00CA0965" w:rsidRPr="003B6431" w:rsidRDefault="00CA0965" w:rsidP="003B45DE">
            <w:pPr>
              <w:spacing w:line="276" w:lineRule="auto"/>
              <w:jc w:val="center"/>
              <w:rPr>
                <w:rFonts w:ascii="Eras Demi ITC" w:hAnsi="Eras Demi ITC"/>
                <w:sz w:val="20"/>
              </w:rPr>
            </w:pPr>
            <w:r>
              <w:rPr>
                <w:rFonts w:ascii="Trebuchet MS" w:hAnsi="Trebuchet MS" w:cs="Trebuchet MS"/>
                <w:color w:val="7F7F7F" w:themeColor="text1" w:themeTint="80"/>
                <w:sz w:val="18"/>
                <w:szCs w:val="20"/>
              </w:rPr>
              <w:t xml:space="preserve">Less than </w:t>
            </w:r>
            <w:r w:rsidR="003B45DE">
              <w:rPr>
                <w:rFonts w:ascii="Trebuchet MS" w:hAnsi="Trebuchet MS" w:cs="Trebuchet MS"/>
                <w:color w:val="7F7F7F" w:themeColor="text1" w:themeTint="80"/>
                <w:sz w:val="18"/>
                <w:szCs w:val="20"/>
              </w:rPr>
              <w:t>2</w:t>
            </w:r>
            <w:r>
              <w:rPr>
                <w:rFonts w:ascii="Trebuchet MS" w:hAnsi="Trebuchet MS" w:cs="Trebuchet MS"/>
                <w:color w:val="7F7F7F" w:themeColor="text1" w:themeTint="80"/>
                <w:sz w:val="18"/>
                <w:szCs w:val="20"/>
              </w:rPr>
              <w:t xml:space="preserve"> years</w:t>
            </w:r>
          </w:p>
        </w:tc>
        <w:tc>
          <w:tcPr>
            <w:tcW w:w="1947" w:type="dxa"/>
            <w:vAlign w:val="center"/>
          </w:tcPr>
          <w:p w:rsidR="00CA0965" w:rsidRDefault="003B45DE" w:rsidP="003B45DE">
            <w:pPr>
              <w:spacing w:line="276" w:lineRule="auto"/>
              <w:jc w:val="center"/>
              <w:rPr>
                <w:rFonts w:ascii="Eras Demi ITC" w:hAnsi="Eras Demi ITC"/>
                <w:sz w:val="24"/>
              </w:rPr>
            </w:pPr>
            <w:r>
              <w:rPr>
                <w:rFonts w:ascii="Trebuchet MS" w:hAnsi="Trebuchet MS" w:cs="Trebuchet MS"/>
                <w:color w:val="7F7F7F" w:themeColor="text1" w:themeTint="80"/>
                <w:sz w:val="18"/>
                <w:szCs w:val="20"/>
              </w:rPr>
              <w:t>2</w:t>
            </w:r>
            <w:r w:rsidR="00CA0965" w:rsidRPr="00CA0965">
              <w:rPr>
                <w:rFonts w:ascii="Trebuchet MS" w:hAnsi="Trebuchet MS" w:cs="Trebuchet MS"/>
                <w:color w:val="7F7F7F" w:themeColor="text1" w:themeTint="80"/>
                <w:sz w:val="18"/>
                <w:szCs w:val="20"/>
              </w:rPr>
              <w:t xml:space="preserve"> – </w:t>
            </w:r>
            <w:r>
              <w:rPr>
                <w:rFonts w:ascii="Trebuchet MS" w:hAnsi="Trebuchet MS" w:cs="Trebuchet MS"/>
                <w:color w:val="7F7F7F" w:themeColor="text1" w:themeTint="80"/>
                <w:sz w:val="18"/>
                <w:szCs w:val="20"/>
              </w:rPr>
              <w:t>5</w:t>
            </w:r>
            <w:r w:rsidR="00CA0965" w:rsidRPr="00CA0965">
              <w:rPr>
                <w:rFonts w:ascii="Trebuchet MS" w:hAnsi="Trebuchet MS" w:cs="Trebuchet MS"/>
                <w:color w:val="7F7F7F" w:themeColor="text1" w:themeTint="80"/>
                <w:sz w:val="18"/>
                <w:szCs w:val="20"/>
              </w:rPr>
              <w:t xml:space="preserve"> years</w:t>
            </w:r>
          </w:p>
        </w:tc>
        <w:tc>
          <w:tcPr>
            <w:tcW w:w="1947" w:type="dxa"/>
            <w:vAlign w:val="center"/>
          </w:tcPr>
          <w:p w:rsidR="00CA0965" w:rsidRPr="006F47AB" w:rsidRDefault="003B45DE" w:rsidP="003B45DE">
            <w:pPr>
              <w:spacing w:line="276" w:lineRule="auto"/>
              <w:jc w:val="center"/>
              <w:rPr>
                <w:rFonts w:ascii="Trebuchet MS" w:hAnsi="Trebuchet MS" w:cs="Trebuchet MS"/>
                <w:color w:val="FFC000" w:themeColor="accent4"/>
                <w:sz w:val="18"/>
                <w:szCs w:val="20"/>
              </w:rPr>
            </w:pPr>
            <w:r w:rsidRPr="009C3AD5">
              <w:rPr>
                <w:rFonts w:ascii="Trebuchet MS" w:hAnsi="Trebuchet MS" w:cs="Trebuchet MS"/>
                <w:color w:val="000000" w:themeColor="text1"/>
                <w:sz w:val="24"/>
                <w:szCs w:val="20"/>
              </w:rPr>
              <w:t>5</w:t>
            </w:r>
            <w:r w:rsidR="00CA0965" w:rsidRPr="009C3AD5">
              <w:rPr>
                <w:rFonts w:ascii="Trebuchet MS" w:hAnsi="Trebuchet MS" w:cs="Trebuchet MS"/>
                <w:color w:val="000000" w:themeColor="text1"/>
                <w:sz w:val="24"/>
                <w:szCs w:val="20"/>
              </w:rPr>
              <w:t xml:space="preserve"> - 10 years</w:t>
            </w:r>
          </w:p>
        </w:tc>
        <w:tc>
          <w:tcPr>
            <w:tcW w:w="1948" w:type="dxa"/>
            <w:vAlign w:val="center"/>
          </w:tcPr>
          <w:p w:rsidR="00CA0965" w:rsidRPr="003B6431" w:rsidRDefault="00CA0965" w:rsidP="003B45DE">
            <w:pPr>
              <w:spacing w:line="276" w:lineRule="auto"/>
              <w:jc w:val="center"/>
              <w:rPr>
                <w:rFonts w:ascii="Trebuchet MS" w:hAnsi="Trebuchet MS" w:cs="Trebuchet MS"/>
                <w:color w:val="7F7F7F" w:themeColor="text1" w:themeTint="80"/>
                <w:sz w:val="18"/>
                <w:szCs w:val="20"/>
              </w:rPr>
            </w:pPr>
            <w:r>
              <w:rPr>
                <w:rFonts w:ascii="Trebuchet MS" w:hAnsi="Trebuchet MS" w:cs="Trebuchet MS"/>
                <w:color w:val="7F7F7F" w:themeColor="text1" w:themeTint="80"/>
                <w:sz w:val="18"/>
                <w:szCs w:val="20"/>
              </w:rPr>
              <w:t>11 years and above</w:t>
            </w:r>
          </w:p>
        </w:tc>
      </w:tr>
    </w:tbl>
    <w:p w:rsidR="00D371D3" w:rsidRDefault="00D371D3" w:rsidP="00D371D3">
      <w:pPr>
        <w:pStyle w:val="ListParagraph"/>
        <w:spacing w:after="100" w:afterAutospacing="1" w:line="276" w:lineRule="auto"/>
        <w:ind w:left="360"/>
        <w:rPr>
          <w:rFonts w:ascii="Eras Demi ITC" w:hAnsi="Eras Demi ITC"/>
          <w:sz w:val="24"/>
        </w:rPr>
      </w:pPr>
    </w:p>
    <w:p w:rsidR="00D371D3" w:rsidRDefault="00D371D3" w:rsidP="00D371D3">
      <w:pPr>
        <w:pStyle w:val="ListParagraph"/>
        <w:spacing w:after="100" w:afterAutospacing="1" w:line="276" w:lineRule="auto"/>
        <w:ind w:left="360"/>
        <w:rPr>
          <w:rFonts w:ascii="Eras Demi ITC" w:hAnsi="Eras Demi ITC"/>
          <w:sz w:val="24"/>
        </w:rPr>
      </w:pPr>
    </w:p>
    <w:p w:rsidR="0085201A" w:rsidRDefault="009B3B9F" w:rsidP="003B45DE">
      <w:pPr>
        <w:pStyle w:val="ListParagraph"/>
        <w:numPr>
          <w:ilvl w:val="0"/>
          <w:numId w:val="1"/>
        </w:numPr>
        <w:spacing w:after="100" w:afterAutospacing="1" w:line="276" w:lineRule="auto"/>
        <w:rPr>
          <w:rFonts w:ascii="Eras Demi ITC" w:hAnsi="Eras Demi ITC"/>
          <w:sz w:val="24"/>
        </w:rPr>
      </w:pPr>
      <w:r>
        <w:rPr>
          <w:rFonts w:ascii="Eras Demi ITC" w:hAnsi="Eras Demi ITC"/>
          <w:noProof/>
          <w:sz w:val="24"/>
          <w:lang w:eastAsia="en-GB"/>
        </w:rPr>
        <mc:AlternateContent>
          <mc:Choice Requires="wps">
            <w:drawing>
              <wp:anchor distT="0" distB="0" distL="114300" distR="114300" simplePos="0" relativeHeight="251669504" behindDoc="0" locked="0" layoutInCell="1" allowOverlap="1" wp14:anchorId="5B037D30" wp14:editId="2FE68DC1">
                <wp:simplePos x="0" y="0"/>
                <wp:positionH relativeFrom="column">
                  <wp:posOffset>1553845</wp:posOffset>
                </wp:positionH>
                <wp:positionV relativeFrom="paragraph">
                  <wp:posOffset>355734</wp:posOffset>
                </wp:positionV>
                <wp:extent cx="83284" cy="200829"/>
                <wp:effectExtent l="0" t="0" r="12065" b="46990"/>
                <wp:wrapNone/>
                <wp:docPr id="28" name="Flowchart: Off-page Connector 28"/>
                <wp:cNvGraphicFramePr/>
                <a:graphic xmlns:a="http://schemas.openxmlformats.org/drawingml/2006/main">
                  <a:graphicData uri="http://schemas.microsoft.com/office/word/2010/wordprocessingShape">
                    <wps:wsp>
                      <wps:cNvSpPr/>
                      <wps:spPr>
                        <a:xfrm>
                          <a:off x="0" y="0"/>
                          <a:ext cx="83284" cy="200829"/>
                        </a:xfrm>
                        <a:prstGeom prst="flowChartOffpageConnector">
                          <a:avLst/>
                        </a:prstGeom>
                        <a:solidFill>
                          <a:schemeClr val="bg2">
                            <a:lumMod val="1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AF885" id="_x0000_t177" coordsize="21600,21600" o:spt="177" path="m,l21600,r,17255l10800,21600,,17255xe">
                <v:stroke joinstyle="miter"/>
                <v:path gradientshapeok="t" o:connecttype="rect" textboxrect="0,0,21600,17255"/>
              </v:shapetype>
              <v:shape id="Flowchart: Off-page Connector 28" o:spid="_x0000_s1026" type="#_x0000_t177" style="position:absolute;margin-left:122.35pt;margin-top:28pt;width:6.55pt;height:1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" fillcolor="#161616 [334]" strokecolor="black [3213]" strokeweight="1pt"/>
            </w:pict>
          </mc:Fallback>
        </mc:AlternateContent>
      </w:r>
      <w:r w:rsidR="00D77F9D">
        <w:rPr>
          <w:rFonts w:ascii="Eras Demi ITC" w:hAnsi="Eras Demi ITC"/>
          <w:sz w:val="24"/>
        </w:rPr>
        <w:t>Can you meet unforeseen financial easily without liquidating your current investment?</w:t>
      </w:r>
    </w:p>
    <w:p w:rsidR="00D371D3" w:rsidRDefault="00D371D3" w:rsidP="00D371D3">
      <w:pPr>
        <w:pStyle w:val="ListParagraph"/>
        <w:spacing w:after="100" w:afterAutospacing="1" w:line="276" w:lineRule="auto"/>
        <w:ind w:left="360"/>
        <w:rPr>
          <w:rFonts w:ascii="Eras Demi ITC" w:hAnsi="Eras Demi ITC"/>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490"/>
        <w:gridCol w:w="2181"/>
      </w:tblGrid>
      <w:tr w:rsidR="00C40ACC" w:rsidTr="00C40ACC">
        <w:tc>
          <w:tcPr>
            <w:tcW w:w="1705" w:type="dxa"/>
          </w:tcPr>
          <w:p w:rsidR="00C40ACC" w:rsidRDefault="00C40ACC" w:rsidP="009B3B9F">
            <w:pPr>
              <w:pStyle w:val="ListParagraph"/>
              <w:spacing w:after="100" w:afterAutospacing="1" w:line="276" w:lineRule="auto"/>
              <w:ind w:left="0"/>
              <w:jc w:val="right"/>
              <w:rPr>
                <w:rFonts w:ascii="Trebuchet MS" w:hAnsi="Trebuchet MS" w:cs="Trebuchet MS"/>
                <w:color w:val="7F7F7F" w:themeColor="text1" w:themeTint="80"/>
                <w:sz w:val="18"/>
                <w:szCs w:val="20"/>
              </w:rPr>
            </w:pPr>
            <w:r w:rsidRPr="00C40ACC">
              <w:rPr>
                <w:rFonts w:ascii="Trebuchet MS" w:hAnsi="Trebuchet MS" w:cs="Trebuchet MS"/>
                <w:color w:val="7F7F7F" w:themeColor="text1" w:themeTint="80"/>
                <w:sz w:val="18"/>
                <w:szCs w:val="20"/>
              </w:rPr>
              <w:t>Very</w:t>
            </w:r>
          </w:p>
          <w:p w:rsidR="00C40ACC" w:rsidRDefault="00C40ACC" w:rsidP="009B3B9F">
            <w:pPr>
              <w:pStyle w:val="ListParagraph"/>
              <w:spacing w:after="100" w:afterAutospacing="1" w:line="276" w:lineRule="auto"/>
              <w:ind w:left="0"/>
              <w:jc w:val="right"/>
              <w:rPr>
                <w:rFonts w:ascii="Eras Demi ITC" w:hAnsi="Eras Demi ITC"/>
                <w:sz w:val="24"/>
              </w:rPr>
            </w:pPr>
            <w:r w:rsidRPr="00C40ACC">
              <w:rPr>
                <w:rFonts w:ascii="Trebuchet MS" w:hAnsi="Trebuchet MS" w:cs="Trebuchet MS"/>
                <w:color w:val="7F7F7F" w:themeColor="text1" w:themeTint="80"/>
                <w:sz w:val="18"/>
                <w:szCs w:val="20"/>
              </w:rPr>
              <w:t>Easily</w:t>
            </w:r>
          </w:p>
        </w:tc>
        <w:tc>
          <w:tcPr>
            <w:tcW w:w="5490" w:type="dxa"/>
          </w:tcPr>
          <w:p w:rsidR="00C40ACC" w:rsidRDefault="00C40ACC" w:rsidP="00C960A9">
            <w:pPr>
              <w:pStyle w:val="ListParagraph"/>
              <w:spacing w:after="100" w:afterAutospacing="1" w:line="276" w:lineRule="auto"/>
              <w:ind w:left="0"/>
              <w:rPr>
                <w:rFonts w:ascii="Eras Demi ITC" w:hAnsi="Eras Demi ITC"/>
                <w:sz w:val="24"/>
              </w:rPr>
            </w:pPr>
            <w:r>
              <w:rPr>
                <w:rFonts w:ascii="Eras Demi ITC" w:hAnsi="Eras Demi ITC"/>
                <w:noProof/>
                <w:sz w:val="24"/>
                <w:lang w:eastAsia="en-GB"/>
              </w:rPr>
              <mc:AlternateContent>
                <mc:Choice Requires="wpg">
                  <w:drawing>
                    <wp:anchor distT="0" distB="0" distL="114300" distR="114300" simplePos="0" relativeHeight="251668480" behindDoc="0" locked="0" layoutInCell="1" allowOverlap="1" wp14:anchorId="6E687911" wp14:editId="38F9825A">
                      <wp:simplePos x="0" y="0"/>
                      <wp:positionH relativeFrom="column">
                        <wp:posOffset>220991</wp:posOffset>
                      </wp:positionH>
                      <wp:positionV relativeFrom="paragraph">
                        <wp:posOffset>19109</wp:posOffset>
                      </wp:positionV>
                      <wp:extent cx="2852257" cy="176169"/>
                      <wp:effectExtent l="0" t="0" r="24765" b="14605"/>
                      <wp:wrapNone/>
                      <wp:docPr id="27" name="Group 27"/>
                      <wp:cNvGraphicFramePr/>
                      <a:graphic xmlns:a="http://schemas.openxmlformats.org/drawingml/2006/main">
                        <a:graphicData uri="http://schemas.microsoft.com/office/word/2010/wordprocessingGroup">
                          <wpg:wgp>
                            <wpg:cNvGrpSpPr/>
                            <wpg:grpSpPr>
                              <a:xfrm>
                                <a:off x="0" y="0"/>
                                <a:ext cx="2852257" cy="176169"/>
                                <a:chOff x="0" y="0"/>
                                <a:chExt cx="2852257" cy="176169"/>
                              </a:xfrm>
                            </wpg:grpSpPr>
                            <wpg:grpSp>
                              <wpg:cNvPr id="8" name="Group 8"/>
                              <wpg:cNvGrpSpPr/>
                              <wpg:grpSpPr>
                                <a:xfrm>
                                  <a:off x="0" y="0"/>
                                  <a:ext cx="713064" cy="176169"/>
                                  <a:chOff x="0" y="0"/>
                                  <a:chExt cx="713064" cy="176169"/>
                                </a:xfrm>
                              </wpg:grpSpPr>
                              <wps:wsp>
                                <wps:cNvPr id="5" name="Straight Connector 5"/>
                                <wps:cNvCnPr/>
                                <wps:spPr>
                                  <a:xfrm>
                                    <a:off x="0" y="0"/>
                                    <a:ext cx="0" cy="167780"/>
                                  </a:xfrm>
                                  <a:prstGeom prst="line">
                                    <a:avLst/>
                                  </a:prstGeom>
                                  <a:ln w="12700">
                                    <a:solidFill>
                                      <a:schemeClr val="accent4">
                                        <a:lumMod val="50000"/>
                                      </a:schemeClr>
                                    </a:solidFill>
                                  </a:ln>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0" y="83890"/>
                                    <a:ext cx="704675" cy="0"/>
                                  </a:xfrm>
                                  <a:prstGeom prst="line">
                                    <a:avLst/>
                                  </a:prstGeom>
                                  <a:ln w="127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713064" y="8389"/>
                                    <a:ext cx="0" cy="167780"/>
                                  </a:xfrm>
                                  <a:prstGeom prst="line">
                                    <a:avLst/>
                                  </a:prstGeom>
                                  <a:ln w="12700">
                                    <a:solidFill>
                                      <a:schemeClr val="accent4">
                                        <a:lumMod val="50000"/>
                                      </a:schemeClr>
                                    </a:solidFill>
                                  </a:ln>
                                </wps:spPr>
                                <wps:style>
                                  <a:lnRef idx="1">
                                    <a:schemeClr val="dk1"/>
                                  </a:lnRef>
                                  <a:fillRef idx="0">
                                    <a:schemeClr val="dk1"/>
                                  </a:fillRef>
                                  <a:effectRef idx="0">
                                    <a:schemeClr val="dk1"/>
                                  </a:effectRef>
                                  <a:fontRef idx="minor">
                                    <a:schemeClr val="tx1"/>
                                  </a:fontRef>
                                </wps:style>
                                <wps:bodyPr/>
                              </wps:wsp>
                            </wpg:grpSp>
                            <wpg:grpSp>
                              <wpg:cNvPr id="10" name="Group 10"/>
                              <wpg:cNvGrpSpPr/>
                              <wpg:grpSpPr>
                                <a:xfrm>
                                  <a:off x="713064" y="0"/>
                                  <a:ext cx="713064" cy="176169"/>
                                  <a:chOff x="0" y="0"/>
                                  <a:chExt cx="713064" cy="176169"/>
                                </a:xfrm>
                              </wpg:grpSpPr>
                              <wps:wsp>
                                <wps:cNvPr id="11" name="Straight Connector 11"/>
                                <wps:cNvCnPr/>
                                <wps:spPr>
                                  <a:xfrm>
                                    <a:off x="0" y="0"/>
                                    <a:ext cx="0" cy="167780"/>
                                  </a:xfrm>
                                  <a:prstGeom prst="line">
                                    <a:avLst/>
                                  </a:prstGeom>
                                  <a:ln w="12700">
                                    <a:solidFill>
                                      <a:schemeClr val="accent4">
                                        <a:lumMod val="50000"/>
                                      </a:schemeClr>
                                    </a:solidFill>
                                  </a:ln>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a:off x="0" y="83890"/>
                                    <a:ext cx="704675" cy="0"/>
                                  </a:xfrm>
                                  <a:prstGeom prst="line">
                                    <a:avLst/>
                                  </a:prstGeom>
                                  <a:ln w="127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713064" y="8389"/>
                                    <a:ext cx="0" cy="167780"/>
                                  </a:xfrm>
                                  <a:prstGeom prst="line">
                                    <a:avLst/>
                                  </a:prstGeom>
                                  <a:ln w="12700">
                                    <a:solidFill>
                                      <a:schemeClr val="accent4">
                                        <a:lumMod val="50000"/>
                                      </a:schemeClr>
                                    </a:solidFill>
                                  </a:ln>
                                </wps:spPr>
                                <wps:style>
                                  <a:lnRef idx="1">
                                    <a:schemeClr val="dk1"/>
                                  </a:lnRef>
                                  <a:fillRef idx="0">
                                    <a:schemeClr val="dk1"/>
                                  </a:fillRef>
                                  <a:effectRef idx="0">
                                    <a:schemeClr val="dk1"/>
                                  </a:effectRef>
                                  <a:fontRef idx="minor">
                                    <a:schemeClr val="tx1"/>
                                  </a:fontRef>
                                </wps:style>
                                <wps:bodyPr/>
                              </wps:wsp>
                            </wpg:grpSp>
                            <wpg:grpSp>
                              <wpg:cNvPr id="17" name="Group 17"/>
                              <wpg:cNvGrpSpPr/>
                              <wpg:grpSpPr>
                                <a:xfrm>
                                  <a:off x="1426128" y="0"/>
                                  <a:ext cx="713064" cy="176169"/>
                                  <a:chOff x="0" y="0"/>
                                  <a:chExt cx="713064" cy="176169"/>
                                </a:xfrm>
                              </wpg:grpSpPr>
                              <wps:wsp>
                                <wps:cNvPr id="18" name="Straight Connector 18"/>
                                <wps:cNvCnPr/>
                                <wps:spPr>
                                  <a:xfrm>
                                    <a:off x="0" y="0"/>
                                    <a:ext cx="0" cy="167780"/>
                                  </a:xfrm>
                                  <a:prstGeom prst="line">
                                    <a:avLst/>
                                  </a:prstGeom>
                                  <a:ln w="12700">
                                    <a:solidFill>
                                      <a:schemeClr val="accent4">
                                        <a:lumMod val="50000"/>
                                      </a:schemeClr>
                                    </a:solidFill>
                                  </a:ln>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0" y="83890"/>
                                    <a:ext cx="704675" cy="0"/>
                                  </a:xfrm>
                                  <a:prstGeom prst="line">
                                    <a:avLst/>
                                  </a:prstGeom>
                                  <a:ln w="127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713064" y="8389"/>
                                    <a:ext cx="0" cy="167780"/>
                                  </a:xfrm>
                                  <a:prstGeom prst="line">
                                    <a:avLst/>
                                  </a:prstGeom>
                                  <a:ln w="12700">
                                    <a:solidFill>
                                      <a:schemeClr val="accent4">
                                        <a:lumMod val="50000"/>
                                      </a:schemeClr>
                                    </a:solidFill>
                                  </a:ln>
                                </wps:spPr>
                                <wps:style>
                                  <a:lnRef idx="1">
                                    <a:schemeClr val="dk1"/>
                                  </a:lnRef>
                                  <a:fillRef idx="0">
                                    <a:schemeClr val="dk1"/>
                                  </a:fillRef>
                                  <a:effectRef idx="0">
                                    <a:schemeClr val="dk1"/>
                                  </a:effectRef>
                                  <a:fontRef idx="minor">
                                    <a:schemeClr val="tx1"/>
                                  </a:fontRef>
                                </wps:style>
                                <wps:bodyPr/>
                              </wps:wsp>
                            </wpg:grpSp>
                            <wpg:grpSp>
                              <wpg:cNvPr id="23" name="Group 23"/>
                              <wpg:cNvGrpSpPr/>
                              <wpg:grpSpPr>
                                <a:xfrm>
                                  <a:off x="2139193" y="0"/>
                                  <a:ext cx="713064" cy="176169"/>
                                  <a:chOff x="0" y="0"/>
                                  <a:chExt cx="713064" cy="176169"/>
                                </a:xfrm>
                              </wpg:grpSpPr>
                              <wps:wsp>
                                <wps:cNvPr id="24" name="Straight Connector 24"/>
                                <wps:cNvCnPr/>
                                <wps:spPr>
                                  <a:xfrm>
                                    <a:off x="0" y="0"/>
                                    <a:ext cx="0" cy="167780"/>
                                  </a:xfrm>
                                  <a:prstGeom prst="line">
                                    <a:avLst/>
                                  </a:prstGeom>
                                  <a:ln w="12700">
                                    <a:solidFill>
                                      <a:schemeClr val="accent4">
                                        <a:lumMod val="50000"/>
                                      </a:schemeClr>
                                    </a:solidFill>
                                  </a:ln>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0" y="83890"/>
                                    <a:ext cx="704675" cy="0"/>
                                  </a:xfrm>
                                  <a:prstGeom prst="line">
                                    <a:avLst/>
                                  </a:prstGeom>
                                  <a:ln w="127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713064" y="8389"/>
                                    <a:ext cx="0" cy="167780"/>
                                  </a:xfrm>
                                  <a:prstGeom prst="line">
                                    <a:avLst/>
                                  </a:prstGeom>
                                  <a:ln w="12700">
                                    <a:solidFill>
                                      <a:schemeClr val="accent4">
                                        <a:lumMod val="50000"/>
                                      </a:schemeClr>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4C6D636" id="Group 27" o:spid="_x0000_s1026" style="position:absolute;margin-left:17.4pt;margin-top:1.5pt;width:224.6pt;height:13.85pt;z-index:251668480" coordsize="28522,1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">
                      <v:group id="Group 8" o:spid="_x0000_s1027" style="position:absolute;width:7130;height:1761" coordsize="7130,1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Straight Connector 5" o:spid="_x0000_s1028" style="position:absolute;visibility:visible;mso-wrap-style:square" from="0,0" to="0,1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xIM8MAAADaAAAADwAAAGRycy9kb3ducmV2LnhtbESP3WrCQBSE7wXfYTmCN6VumlKR1FXE&#10;KhUCpVof4JA9TYLZsyG7+fHtXUHwcpiZb5jlejCV6KhxpWUFb7MIBHFmdcm5gvPf/nUBwnlkjZVl&#10;UnAlB+vVeLTERNuej9SdfC4ChF2CCgrv60RKlxVk0M1sTRy8f9sY9EE2udQN9gFuKhlH0VwaLDks&#10;FFjTtqDscmqNgjR9+fmdt7voXMb516b6Nt27NEpNJ8PmE4SnwT/Dj/ZBK/iA+5Vw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MSDPDAAAA2gAAAA8AAAAAAAAAAAAA&#10;AAAAoQIAAGRycy9kb3ducmV2LnhtbFBLBQYAAAAABAAEAPkAAACRAwAAAAA=&#10;" strokecolor="#7f5f00 [1607]" strokeweight="1pt">
                          <v:stroke joinstyle="miter"/>
                        </v:line>
                        <v:line id="Straight Connector 6" o:spid="_x0000_s1029" style="position:absolute;visibility:visible;mso-wrap-style:square" from="0,838" to="704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7WRMMAAADaAAAADwAAAGRycy9kb3ducmV2LnhtbESP3YrCMBSE7xd8h3AEbxab6kKR2iji&#10;Dy4Ii38PcGiObbE5KU2s3bffCMJeDjPzDZMte1OLjlpXWVYwiWIQxLnVFRcKrpfdeAbCeWSNtWVS&#10;8EsOlovBR4aptk8+UXf2hQgQdikqKL1vUildXpJBF9mGOHg32xr0QbaF1C0+A9zUchrHiTRYcVgo&#10;saF1Sfn9/DAKDofPn2Py2MbXalpsVvXedF/SKDUa9qs5CE+9/w+/299aQQKvK+EG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e1kTDAAAA2gAAAA8AAAAAAAAAAAAA&#10;AAAAoQIAAGRycy9kb3ducmV2LnhtbFBLBQYAAAAABAAEAPkAAACRAwAAAAA=&#10;" strokecolor="#7f5f00 [1607]" strokeweight="1pt">
                          <v:stroke joinstyle="miter"/>
                        </v:line>
                        <v:line id="Straight Connector 7" o:spid="_x0000_s1030" style="position:absolute;visibility:visible;mso-wrap-style:square" from="7130,83" to="7130,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Jz38MAAADaAAAADwAAAGRycy9kb3ducmV2LnhtbESP3YrCMBSE74V9h3AWvFlsqoIrtVHE&#10;HxQEcdUHODRn27LNSWlirW9vhAUvh5n5hkkXnalES40rLSsYRjEI4szqknMF18t2MAXhPLLGyjIp&#10;eJCDxfyjl2Ki7Z1/qD37XAQIuwQVFN7XiZQuK8igi2xNHLxf2xj0QTa51A3eA9xUchTHE2mw5LBQ&#10;YE2rgrK/880oOBy+jqfJbRNfy1G+XlY7046lUar/2S1nIDx1/h3+b++1gm94XQk3QM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Sc9/DAAAA2gAAAA8AAAAAAAAAAAAA&#10;AAAAoQIAAGRycy9kb3ducmV2LnhtbFBLBQYAAAAABAAEAPkAAACRAwAAAAA=&#10;" strokecolor="#7f5f00 [1607]" strokeweight="1pt">
                          <v:stroke joinstyle="miter"/>
                        </v:line>
                      </v:group>
                      <v:group id="Group 10" o:spid="_x0000_s1031" style="position:absolute;left:7130;width:7131;height:1761" coordsize="7130,1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11" o:spid="_x0000_s1032" style="position:absolute;visibility:visible;mso-wrap-style:square" from="0,0" to="0,1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0ZAcEAAADbAAAADwAAAGRycy9kb3ducmV2LnhtbERP22rCQBB9L/Qflin4UnRjhFCiq0ir&#10;KASKWj9gyI5JMDsbsmsS/94VhL7N4VxnsRpMLTpqXWVZwXQSgSDOra64UHD+246/QDiPrLG2TAru&#10;5GC1fH9bYKptz0fqTr4QIYRdigpK75tUSpeXZNBNbEMcuIttDfoA20LqFvsQbmoZR1EiDVYcGkps&#10;6Luk/Hq6GQVZ9vl7SG6b6FzFxc+63pluJo1So49hPQfhafD/4pd7r8P8KTx/C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3RkBwQAAANsAAAAPAAAAAAAAAAAAAAAA&#10;AKECAABkcnMvZG93bnJldi54bWxQSwUGAAAAAAQABAD5AAAAjwMAAAAA&#10;" strokecolor="#7f5f00 [1607]" strokeweight="1pt">
                          <v:stroke joinstyle="miter"/>
                        </v:line>
                        <v:line id="Straight Connector 14" o:spid="_x0000_s1033" style="position:absolute;visibility:visible;mso-wrap-style:square" from="0,838" to="704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q6mcIAAADbAAAADwAAAGRycy9kb3ducmV2LnhtbERP22rCQBB9F/yHZQRfSt00LSKpq4hV&#10;KgRKtX7AkJ0mwexsyG4u/r0rCL7N4VxnuR5MJTpqXGlZwdssAkGcWV1yruD8t39dgHAeWWNlmRRc&#10;ycF6NR4tMdG25yN1J5+LEMIuQQWF93UipcsKMuhmtiYO3L9tDPoAm1zqBvsQbioZR9FcGiw5NBRY&#10;07ag7HJqjYI0ffn5nbe76FzG+dem+jbduzRKTSfD5hOEp8E/xQ/3QYf5H3D/JRw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q6mcIAAADbAAAADwAAAAAAAAAAAAAA&#10;AAChAgAAZHJzL2Rvd25yZXYueG1sUEsFBgAAAAAEAAQA+QAAAJADAAAAAA==&#10;" strokecolor="#7f5f00 [1607]" strokeweight="1pt">
                          <v:stroke joinstyle="miter"/>
                        </v:line>
                        <v:line id="Straight Connector 16" o:spid="_x0000_s1034" style="position:absolute;visibility:visible;mso-wrap-style:square" from="7130,83" to="7130,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SBdcEAAADbAAAADwAAAGRycy9kb3ducmV2LnhtbERP24rCMBB9X/Afwgi+LDbVhSK1UcQL&#10;LgiLtw8YmrEtNpPSxNr9+40g7NscznWyZW9q0VHrKssKJlEMgji3uuJCwfWyG89AOI+ssbZMCn7J&#10;wXIx+Mgw1fbJJ+rOvhAhhF2KCkrvm1RKl5dk0EW2IQ7czbYGfYBtIXWLzxBuajmN40QarDg0lNjQ&#10;uqT8fn4YBYfD588xeWzjazUtNqt6b7ovaZQaDfvVHISn3v+L3+5vHeYn8PolHC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NIF1wQAAANsAAAAPAAAAAAAAAAAAAAAA&#10;AKECAABkcnMvZG93bnJldi54bWxQSwUGAAAAAAQABAD5AAAAjwMAAAAA&#10;" strokecolor="#7f5f00 [1607]" strokeweight="1pt">
                          <v:stroke joinstyle="miter"/>
                        </v:line>
                      </v:group>
                      <v:group id="Group 17" o:spid="_x0000_s1035" style="position:absolute;left:14261;width:7130;height:1761" coordsize="7130,1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Straight Connector 18" o:spid="_x0000_s1036" style="position:absolute;visibility:visible;mso-wrap-style:square" from="0,0" to="0,1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ewnMQAAADbAAAADwAAAGRycy9kb3ducmV2LnhtbESP3YrCQAyF74V9hyEL3sg6VUGWrqOI&#10;P6wgiLo+QOjEttjJlM5Yu29vLgTvEs7JOV9mi85VqqUmlJ4NjIYJKOLM25JzA5e/7dc3qBCRLVae&#10;ycA/BVjMP3ozTK1/8Inac8yVhHBI0UARY51qHbKCHIahr4lFu/rGYZS1ybVt8CHhrtLjJJlqhyVL&#10;Q4E1rQrKbue7M7DfDw7H6X2TXMpxvl5Wv66daGdM/7Nb/oCK1MW3+XW9s4IvsPKLDK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57CcxAAAANsAAAAPAAAAAAAAAAAA&#10;AAAAAKECAABkcnMvZG93bnJldi54bWxQSwUGAAAAAAQABAD5AAAAkgMAAAAA&#10;" strokecolor="#7f5f00 [1607]" strokeweight="1pt">
                          <v:stroke joinstyle="miter"/>
                        </v:line>
                        <v:line id="Straight Connector 21" o:spid="_x0000_s1037" style="position:absolute;visibility:visible;mso-wrap-style:square" from="0,838" to="704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HTvMQAAADbAAAADwAAAGRycy9kb3ducmV2LnhtbESP0WqDQBRE3wv5h+UG+lKaNRak2KwS&#10;kpYWhJBYP+Di3qjEvSvuxti/7xYKeRxm5gyzyWfTi4lG11lWsF5FIIhrqztuFFTfH8+vIJxH1thb&#10;JgU/5CDPFg8bTLW98Ymm0jciQNilqKD1fkildHVLBt3KDsTBO9vRoA9ybKQe8RbgppdxFCXSYMdh&#10;ocWBdi3Vl/JqFBTF0+GYXN+jqoub/bb/NNOLNEo9LuftGwhPs7+H/9tfWkG8hr8v4Q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sdO8xAAAANsAAAAPAAAAAAAAAAAA&#10;AAAAAKECAABkcnMvZG93bnJldi54bWxQSwUGAAAAAAQABAD5AAAAkgMAAAAA&#10;" strokecolor="#7f5f00 [1607]" strokeweight="1pt">
                          <v:stroke joinstyle="miter"/>
                        </v:line>
                        <v:line id="Straight Connector 22" o:spid="_x0000_s1038" style="position:absolute;visibility:visible;mso-wrap-style:square" from="7130,83" to="7130,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NNy8QAAADbAAAADwAAAGRycy9kb3ducmV2LnhtbESP0WrCQBRE3wX/YblCX0Q3TUEkuorY&#10;lhYCRWM+4JK9JsHs3ZBdk/j3bqHQx2FmzjDb/Wga0VPnassKXpcRCOLC6ppLBfnlc7EG4TyyxsYy&#10;KXiQg/1uOtliou3AZ+ozX4oAYZeggsr7NpHSFRUZdEvbEgfvajuDPsiulLrDIcBNI+MoWkmDNYeF&#10;Cls6VlTcsrtRkKbzn9Pq/hHldVy+H5ov079Jo9TLbDxsQHga/X/4r/2tFcQx/H4JP0D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Y03LxAAAANsAAAAPAAAAAAAAAAAA&#10;AAAAAKECAABkcnMvZG93bnJldi54bWxQSwUGAAAAAAQABAD5AAAAkgMAAAAA&#10;" strokecolor="#7f5f00 [1607]" strokeweight="1pt">
                          <v:stroke joinstyle="miter"/>
                        </v:line>
                      </v:group>
                      <v:group id="Group 23" o:spid="_x0000_s1039" style="position:absolute;left:21391;width:7131;height:1761" coordsize="7130,1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Straight Connector 24" o:spid="_x0000_s1040" style="position:absolute;visibility:visible;mso-wrap-style:square" from="0,0" to="0,1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wJMUAAADbAAAADwAAAGRycy9kb3ducmV2LnhtbESP0WrCQBRE3wv+w3KFvohuGiWU1FWC&#10;bbEgiI35gEv2Nglm74bsJqZ/3y0U+jjMzBlmu59MK0bqXWNZwdMqAkFcWt1wpaC4vi+fQTiPrLG1&#10;TAq+ycF+N3vYYqrtnT9pzH0lAoRdigpq77tUSlfWZNCtbEccvC/bG/RB9pXUPd4D3LQyjqJEGmw4&#10;LNTY0aGm8pYPRsHptDhfkuEtKpq4es3aoxnX0ij1OJ+yFxCeJv8f/mt/aAXxBn6/hB8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ZwJMUAAADbAAAADwAAAAAAAAAA&#10;AAAAAAChAgAAZHJzL2Rvd25yZXYueG1sUEsFBgAAAAAEAAQA+QAAAJMDAAAAAA==&#10;" strokecolor="#7f5f00 [1607]" strokeweight="1pt">
                          <v:stroke joinstyle="miter"/>
                        </v:line>
                        <v:line id="Straight Connector 25" o:spid="_x0000_s1041" style="position:absolute;visibility:visible;mso-wrap-style:square" from="0,838" to="704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rVv8UAAADbAAAADwAAAGRycy9kb3ducmV2LnhtbESP0WrCQBRE3wv+w3KFvohuGjGU1FWC&#10;bbEgiI35gEv2Nglm74bsJqZ/3y0U+jjMzBlmu59MK0bqXWNZwdMqAkFcWt1wpaC4vi+fQTiPrLG1&#10;TAq+ycF+N3vYYqrtnT9pzH0lAoRdigpq77tUSlfWZNCtbEccvC/bG/RB9pXUPd4D3LQyjqJEGmw4&#10;LNTY0aGm8pYPRsHptDhfkuEtKpq4es3aoxnX0ij1OJ+yFxCeJv8f/mt/aAXxBn6/hB8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rVv8UAAADbAAAADwAAAAAAAAAA&#10;AAAAAAChAgAAZHJzL2Rvd25yZXYueG1sUEsFBgAAAAAEAAQA+QAAAJMDAAAAAA==&#10;" strokecolor="#7f5f00 [1607]" strokeweight="1pt">
                          <v:stroke joinstyle="miter"/>
                        </v:line>
                        <v:line id="Straight Connector 26" o:spid="_x0000_s1042" style="position:absolute;visibility:visible;mso-wrap-style:square" from="7130,83" to="7130,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hLyMMAAADbAAAADwAAAGRycy9kb3ducmV2LnhtbESP0YrCMBRE3xf8h3AFXxZNt0KRahRx&#10;d1EQRKsfcGmubbG5KU2s3b/fCIKPw8ycYRar3tSio9ZVlhV8TSIQxLnVFRcKLuff8QyE88gaa8uk&#10;4I8crJaDjwWm2j74RF3mCxEg7FJUUHrfpFK6vCSDbmIb4uBdbWvQB9kWUrf4CHBTyziKEmmw4rBQ&#10;YkObkvJbdjcK9vvPwzG5/0SXKi6+1/XWdFNplBoN+/UchKfev8Ov9k4riBN4fg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YS8jDAAAA2wAAAA8AAAAAAAAAAAAA&#10;AAAAoQIAAGRycy9kb3ducmV2LnhtbFBLBQYAAAAABAAEAPkAAACRAwAAAAA=&#10;" strokecolor="#7f5f00 [1607]" strokeweight="1pt">
                          <v:stroke joinstyle="miter"/>
                        </v:line>
                      </v:group>
                    </v:group>
                  </w:pict>
                </mc:Fallback>
              </mc:AlternateContent>
            </w:r>
          </w:p>
        </w:tc>
        <w:tc>
          <w:tcPr>
            <w:tcW w:w="2181" w:type="dxa"/>
          </w:tcPr>
          <w:p w:rsidR="009B3B9F" w:rsidRDefault="00C40ACC" w:rsidP="00C960A9">
            <w:pPr>
              <w:pStyle w:val="ListParagraph"/>
              <w:spacing w:after="100" w:afterAutospacing="1" w:line="276" w:lineRule="auto"/>
              <w:ind w:left="0"/>
              <w:rPr>
                <w:rFonts w:ascii="Trebuchet MS" w:hAnsi="Trebuchet MS" w:cs="Trebuchet MS"/>
                <w:color w:val="7F7F7F" w:themeColor="text1" w:themeTint="80"/>
                <w:sz w:val="18"/>
                <w:szCs w:val="20"/>
              </w:rPr>
            </w:pPr>
            <w:r w:rsidRPr="00C40ACC">
              <w:rPr>
                <w:rFonts w:ascii="Trebuchet MS" w:hAnsi="Trebuchet MS" w:cs="Trebuchet MS"/>
                <w:color w:val="7F7F7F" w:themeColor="text1" w:themeTint="80"/>
                <w:sz w:val="18"/>
                <w:szCs w:val="20"/>
              </w:rPr>
              <w:t xml:space="preserve">Very </w:t>
            </w:r>
          </w:p>
          <w:p w:rsidR="00C40ACC" w:rsidRDefault="00C40ACC" w:rsidP="00C960A9">
            <w:pPr>
              <w:pStyle w:val="ListParagraph"/>
              <w:spacing w:after="100" w:afterAutospacing="1" w:line="276" w:lineRule="auto"/>
              <w:ind w:left="0"/>
              <w:rPr>
                <w:rFonts w:ascii="Eras Demi ITC" w:hAnsi="Eras Demi ITC"/>
                <w:sz w:val="24"/>
              </w:rPr>
            </w:pPr>
            <w:r w:rsidRPr="00C40ACC">
              <w:rPr>
                <w:rFonts w:ascii="Trebuchet MS" w:hAnsi="Trebuchet MS" w:cs="Trebuchet MS"/>
                <w:color w:val="7F7F7F" w:themeColor="text1" w:themeTint="80"/>
                <w:sz w:val="18"/>
                <w:szCs w:val="20"/>
              </w:rPr>
              <w:t>Difficult</w:t>
            </w:r>
          </w:p>
        </w:tc>
      </w:tr>
    </w:tbl>
    <w:p w:rsidR="00D371D3" w:rsidRDefault="00D371D3" w:rsidP="00D371D3">
      <w:pPr>
        <w:pStyle w:val="ListParagraph"/>
        <w:spacing w:after="100" w:afterAutospacing="1" w:line="276" w:lineRule="auto"/>
        <w:ind w:left="360"/>
        <w:rPr>
          <w:rFonts w:ascii="Eras Demi ITC" w:hAnsi="Eras Demi ITC"/>
          <w:sz w:val="24"/>
        </w:rPr>
      </w:pPr>
    </w:p>
    <w:p w:rsidR="00D77F9D" w:rsidRDefault="006F47AB" w:rsidP="003B45DE">
      <w:pPr>
        <w:pStyle w:val="ListParagraph"/>
        <w:numPr>
          <w:ilvl w:val="0"/>
          <w:numId w:val="1"/>
        </w:numPr>
        <w:spacing w:after="100" w:afterAutospacing="1" w:line="276" w:lineRule="auto"/>
        <w:rPr>
          <w:rFonts w:ascii="Eras Demi ITC" w:hAnsi="Eras Demi ITC"/>
          <w:sz w:val="24"/>
        </w:rPr>
      </w:pPr>
      <w:r>
        <w:rPr>
          <w:rFonts w:ascii="Eras Demi ITC" w:hAnsi="Eras Demi ITC"/>
          <w:sz w:val="24"/>
        </w:rPr>
        <w:t xml:space="preserve">The </w:t>
      </w:r>
      <w:r w:rsidR="00B80E66">
        <w:rPr>
          <w:rFonts w:ascii="Eras Demi ITC" w:hAnsi="Eras Demi ITC"/>
          <w:sz w:val="24"/>
        </w:rPr>
        <w:t xml:space="preserve">annual return </w:t>
      </w:r>
      <w:r>
        <w:rPr>
          <w:rFonts w:ascii="Eras Demi ITC" w:hAnsi="Eras Demi ITC"/>
          <w:sz w:val="24"/>
        </w:rPr>
        <w:t>Po</w:t>
      </w:r>
      <w:r w:rsidR="00B80E66">
        <w:rPr>
          <w:rFonts w:ascii="Eras Demi ITC" w:hAnsi="Eras Demi ITC"/>
          <w:sz w:val="24"/>
        </w:rPr>
        <w:t xml:space="preserve">rtfolio that you prefer to hold </w:t>
      </w:r>
    </w:p>
    <w:p w:rsidR="00D371D3" w:rsidRDefault="00D371D3" w:rsidP="00CC7E00">
      <w:pPr>
        <w:pStyle w:val="ListParagraph"/>
        <w:spacing w:after="100" w:afterAutospacing="1" w:line="276" w:lineRule="auto"/>
        <w:ind w:left="-450"/>
        <w:jc w:val="center"/>
        <w:rPr>
          <w:rFonts w:ascii="Eras Demi ITC" w:hAnsi="Eras Demi ITC"/>
          <w:sz w:val="24"/>
        </w:rPr>
      </w:pPr>
    </w:p>
    <w:p w:rsidR="00B80E66" w:rsidRDefault="00D371D3" w:rsidP="00B80E66">
      <w:pPr>
        <w:pStyle w:val="ListParagraph"/>
        <w:spacing w:after="100" w:afterAutospacing="1" w:line="276" w:lineRule="auto"/>
        <w:ind w:left="360"/>
        <w:rPr>
          <w:rFonts w:ascii="Eras Demi ITC" w:hAnsi="Eras Demi ITC"/>
          <w:sz w:val="24"/>
        </w:rPr>
      </w:pPr>
      <w:r>
        <w:rPr>
          <w:rFonts w:ascii="Eras Demi ITC" w:hAnsi="Eras Demi ITC"/>
          <w:noProof/>
          <w:sz w:val="24"/>
          <w:lang w:eastAsia="en-GB"/>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542290</wp:posOffset>
                </wp:positionV>
                <wp:extent cx="612397" cy="1619075"/>
                <wp:effectExtent l="0" t="0" r="16510" b="19685"/>
                <wp:wrapNone/>
                <wp:docPr id="3127" name="Rounded Rectangle 3127"/>
                <wp:cNvGraphicFramePr/>
                <a:graphic xmlns:a="http://schemas.openxmlformats.org/drawingml/2006/main">
                  <a:graphicData uri="http://schemas.microsoft.com/office/word/2010/wordprocessingShape">
                    <wps:wsp>
                      <wps:cNvSpPr/>
                      <wps:spPr>
                        <a:xfrm>
                          <a:off x="0" y="0"/>
                          <a:ext cx="612397" cy="1619075"/>
                        </a:xfrm>
                        <a:prstGeom prst="round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48796E" id="Rounded Rectangle 3127" o:spid="_x0000_s1026" style="position:absolute;margin-left:0;margin-top:42.7pt;width:48.2pt;height:127.5pt;z-index:2516705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" filled="f" strokecolor="#002060" strokeweight="1pt">
                <v:stroke joinstyle="miter"/>
                <w10:wrap anchorx="margin"/>
              </v:roundrect>
            </w:pict>
          </mc:Fallback>
        </mc:AlternateContent>
      </w:r>
      <w:r w:rsidR="00B80E66">
        <w:rPr>
          <w:rFonts w:ascii="Eras Demi ITC" w:hAnsi="Eras Demi ITC"/>
          <w:noProof/>
          <w:sz w:val="24"/>
          <w:lang w:eastAsia="en-GB"/>
        </w:rPr>
        <w:drawing>
          <wp:inline distT="0" distB="0" distL="0" distR="0">
            <wp:extent cx="5301842" cy="2571115"/>
            <wp:effectExtent l="0" t="0" r="0" b="0"/>
            <wp:docPr id="3126" name="Chart 3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371D3" w:rsidRDefault="00D371D3" w:rsidP="00D371D3">
      <w:pPr>
        <w:autoSpaceDE w:val="0"/>
        <w:autoSpaceDN w:val="0"/>
        <w:adjustRightInd w:val="0"/>
        <w:spacing w:after="0" w:line="240" w:lineRule="auto"/>
        <w:rPr>
          <w:rFonts w:ascii="Trebuchet MS" w:hAnsi="Trebuchet MS" w:cs="Trebuchet MS"/>
          <w:sz w:val="18"/>
          <w:szCs w:val="20"/>
        </w:rPr>
      </w:pPr>
      <w:r w:rsidRPr="00D371D3">
        <w:rPr>
          <w:rFonts w:ascii="Trebuchet MS" w:hAnsi="Trebuchet MS" w:cs="Trebuchet MS"/>
          <w:sz w:val="18"/>
          <w:szCs w:val="20"/>
        </w:rPr>
        <w:t>*Please note that the returns shown are illustrative only and your actual gains and losses may vary based on your portfolio and market conditions.</w:t>
      </w:r>
    </w:p>
    <w:p w:rsidR="007E6E4C" w:rsidRDefault="007E6E4C" w:rsidP="00D371D3">
      <w:pPr>
        <w:autoSpaceDE w:val="0"/>
        <w:autoSpaceDN w:val="0"/>
        <w:adjustRightInd w:val="0"/>
        <w:spacing w:after="0" w:line="240" w:lineRule="auto"/>
        <w:rPr>
          <w:rFonts w:ascii="Trebuchet MS" w:hAnsi="Trebuchet MS" w:cs="Trebuchet MS"/>
          <w:sz w:val="18"/>
          <w:szCs w:val="20"/>
        </w:rPr>
      </w:pPr>
    </w:p>
    <w:p w:rsidR="007E6E4C" w:rsidRDefault="007E6E4C" w:rsidP="0005774F">
      <w:pPr>
        <w:autoSpaceDE w:val="0"/>
        <w:autoSpaceDN w:val="0"/>
        <w:adjustRightInd w:val="0"/>
        <w:spacing w:after="0" w:line="240" w:lineRule="auto"/>
        <w:ind w:left="720" w:hanging="720"/>
        <w:rPr>
          <w:rFonts w:ascii="Trebuchet MS" w:hAnsi="Trebuchet MS" w:cs="Trebuchet MS"/>
          <w:sz w:val="18"/>
          <w:szCs w:val="20"/>
        </w:rPr>
      </w:pPr>
    </w:p>
    <w:p w:rsidR="0005774F" w:rsidRDefault="0005774F" w:rsidP="0005774F">
      <w:pPr>
        <w:autoSpaceDE w:val="0"/>
        <w:autoSpaceDN w:val="0"/>
        <w:adjustRightInd w:val="0"/>
        <w:spacing w:after="0" w:line="240" w:lineRule="auto"/>
        <w:ind w:left="720" w:hanging="720"/>
        <w:rPr>
          <w:rFonts w:ascii="Trebuchet MS" w:hAnsi="Trebuchet MS" w:cs="Trebuchet MS"/>
          <w:sz w:val="18"/>
          <w:szCs w:val="20"/>
        </w:rPr>
      </w:pPr>
    </w:p>
    <w:p w:rsidR="0005774F" w:rsidRDefault="0005774F" w:rsidP="0005774F">
      <w:pPr>
        <w:autoSpaceDE w:val="0"/>
        <w:autoSpaceDN w:val="0"/>
        <w:adjustRightInd w:val="0"/>
        <w:spacing w:after="0" w:line="240" w:lineRule="auto"/>
        <w:ind w:left="720" w:hanging="720"/>
        <w:rPr>
          <w:rFonts w:ascii="Trebuchet MS" w:hAnsi="Trebuchet MS" w:cs="Trebuchet MS"/>
          <w:sz w:val="18"/>
          <w:szCs w:val="20"/>
        </w:rPr>
      </w:pPr>
      <w:r>
        <w:rPr>
          <w:rFonts w:ascii="Trebuchet MS" w:hAnsi="Trebuchet MS" w:cs="Trebuchet MS"/>
          <w:sz w:val="18"/>
          <w:szCs w:val="20"/>
        </w:rPr>
        <w:t>Signature of Applicant</w:t>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t>Signature of Financial Advisor</w:t>
      </w:r>
      <w:r>
        <w:rPr>
          <w:rFonts w:ascii="Trebuchet MS" w:hAnsi="Trebuchet MS" w:cs="Trebuchet MS"/>
          <w:sz w:val="18"/>
          <w:szCs w:val="20"/>
        </w:rPr>
        <w:tab/>
      </w:r>
    </w:p>
    <w:p w:rsidR="0005774F" w:rsidRPr="00D371D3" w:rsidRDefault="0005774F" w:rsidP="0005774F">
      <w:pPr>
        <w:autoSpaceDE w:val="0"/>
        <w:autoSpaceDN w:val="0"/>
        <w:adjustRightInd w:val="0"/>
        <w:spacing w:after="0" w:line="240" w:lineRule="auto"/>
        <w:ind w:left="720" w:hanging="720"/>
        <w:rPr>
          <w:rFonts w:ascii="Trebuchet MS" w:hAnsi="Trebuchet MS" w:cs="Trebuchet MS"/>
          <w:sz w:val="18"/>
          <w:szCs w:val="20"/>
        </w:rPr>
      </w:pPr>
      <w:r>
        <w:rPr>
          <w:rFonts w:ascii="Trebuchet MS" w:hAnsi="Trebuchet MS" w:cs="Trebuchet MS"/>
          <w:noProof/>
          <w:sz w:val="18"/>
          <w:szCs w:val="20"/>
          <w:lang w:eastAsia="en-GB"/>
        </w:rPr>
        <mc:AlternateContent>
          <mc:Choice Requires="wps">
            <w:drawing>
              <wp:anchor distT="0" distB="0" distL="114300" distR="114300" simplePos="0" relativeHeight="251671552" behindDoc="0" locked="0" layoutInCell="1" allowOverlap="1">
                <wp:simplePos x="0" y="0"/>
                <wp:positionH relativeFrom="column">
                  <wp:posOffset>256540</wp:posOffset>
                </wp:positionH>
                <wp:positionV relativeFrom="paragraph">
                  <wp:posOffset>50800</wp:posOffset>
                </wp:positionV>
                <wp:extent cx="568857" cy="209353"/>
                <wp:effectExtent l="0" t="0" r="22225" b="19685"/>
                <wp:wrapNone/>
                <wp:docPr id="29" name="Freeform 29"/>
                <wp:cNvGraphicFramePr/>
                <a:graphic xmlns:a="http://schemas.openxmlformats.org/drawingml/2006/main">
                  <a:graphicData uri="http://schemas.microsoft.com/office/word/2010/wordprocessingShape">
                    <wps:wsp>
                      <wps:cNvSpPr/>
                      <wps:spPr>
                        <a:xfrm>
                          <a:off x="0" y="0"/>
                          <a:ext cx="568857" cy="209353"/>
                        </a:xfrm>
                        <a:custGeom>
                          <a:avLst/>
                          <a:gdLst>
                            <a:gd name="connsiteX0" fmla="*/ 568857 w 568857"/>
                            <a:gd name="connsiteY0" fmla="*/ 0 h 209353"/>
                            <a:gd name="connsiteX1" fmla="*/ 537107 w 568857"/>
                            <a:gd name="connsiteY1" fmla="*/ 31750 h 209353"/>
                            <a:gd name="connsiteX2" fmla="*/ 486307 w 568857"/>
                            <a:gd name="connsiteY2" fmla="*/ 69850 h 209353"/>
                            <a:gd name="connsiteX3" fmla="*/ 460907 w 568857"/>
                            <a:gd name="connsiteY3" fmla="*/ 95250 h 209353"/>
                            <a:gd name="connsiteX4" fmla="*/ 403757 w 568857"/>
                            <a:gd name="connsiteY4" fmla="*/ 127000 h 209353"/>
                            <a:gd name="connsiteX5" fmla="*/ 384707 w 568857"/>
                            <a:gd name="connsiteY5" fmla="*/ 133350 h 209353"/>
                            <a:gd name="connsiteX6" fmla="*/ 365657 w 568857"/>
                            <a:gd name="connsiteY6" fmla="*/ 146050 h 209353"/>
                            <a:gd name="connsiteX7" fmla="*/ 327557 w 568857"/>
                            <a:gd name="connsiteY7" fmla="*/ 158750 h 209353"/>
                            <a:gd name="connsiteX8" fmla="*/ 302157 w 568857"/>
                            <a:gd name="connsiteY8" fmla="*/ 171450 h 209353"/>
                            <a:gd name="connsiteX9" fmla="*/ 257707 w 568857"/>
                            <a:gd name="connsiteY9" fmla="*/ 177800 h 209353"/>
                            <a:gd name="connsiteX10" fmla="*/ 206907 w 568857"/>
                            <a:gd name="connsiteY10" fmla="*/ 190500 h 209353"/>
                            <a:gd name="connsiteX11" fmla="*/ 137057 w 568857"/>
                            <a:gd name="connsiteY11" fmla="*/ 203200 h 209353"/>
                            <a:gd name="connsiteX12" fmla="*/ 10057 w 568857"/>
                            <a:gd name="connsiteY12" fmla="*/ 196850 h 209353"/>
                            <a:gd name="connsiteX13" fmla="*/ 16407 w 568857"/>
                            <a:gd name="connsiteY13" fmla="*/ 114300 h 209353"/>
                            <a:gd name="connsiteX14" fmla="*/ 41807 w 568857"/>
                            <a:gd name="connsiteY14" fmla="*/ 95250 h 209353"/>
                            <a:gd name="connsiteX15" fmla="*/ 92607 w 568857"/>
                            <a:gd name="connsiteY15" fmla="*/ 69850 h 209353"/>
                            <a:gd name="connsiteX16" fmla="*/ 130707 w 568857"/>
                            <a:gd name="connsiteY16" fmla="*/ 57150 h 209353"/>
                            <a:gd name="connsiteX17" fmla="*/ 149757 w 568857"/>
                            <a:gd name="connsiteY17" fmla="*/ 50800 h 209353"/>
                            <a:gd name="connsiteX18" fmla="*/ 264057 w 568857"/>
                            <a:gd name="connsiteY18" fmla="*/ 57150 h 209353"/>
                            <a:gd name="connsiteX19" fmla="*/ 308507 w 568857"/>
                            <a:gd name="connsiteY19" fmla="*/ 76200 h 209353"/>
                            <a:gd name="connsiteX20" fmla="*/ 333907 w 568857"/>
                            <a:gd name="connsiteY20" fmla="*/ 88900 h 209353"/>
                            <a:gd name="connsiteX21" fmla="*/ 378357 w 568857"/>
                            <a:gd name="connsiteY21" fmla="*/ 107950 h 209353"/>
                            <a:gd name="connsiteX22" fmla="*/ 416457 w 568857"/>
                            <a:gd name="connsiteY22" fmla="*/ 133350 h 209353"/>
                            <a:gd name="connsiteX23" fmla="*/ 435507 w 568857"/>
                            <a:gd name="connsiteY23" fmla="*/ 146050 h 209353"/>
                            <a:gd name="connsiteX24" fmla="*/ 460907 w 568857"/>
                            <a:gd name="connsiteY24" fmla="*/ 158750 h 209353"/>
                            <a:gd name="connsiteX25" fmla="*/ 499007 w 568857"/>
                            <a:gd name="connsiteY25" fmla="*/ 184150 h 209353"/>
                            <a:gd name="connsiteX26" fmla="*/ 518057 w 568857"/>
                            <a:gd name="connsiteY26" fmla="*/ 196850 h 2093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568857" h="209353">
                              <a:moveTo>
                                <a:pt x="568857" y="0"/>
                              </a:moveTo>
                              <a:cubicBezTo>
                                <a:pt x="558274" y="10583"/>
                                <a:pt x="548533" y="22082"/>
                                <a:pt x="537107" y="31750"/>
                              </a:cubicBezTo>
                              <a:cubicBezTo>
                                <a:pt x="520949" y="45422"/>
                                <a:pt x="501274" y="54883"/>
                                <a:pt x="486307" y="69850"/>
                              </a:cubicBezTo>
                              <a:cubicBezTo>
                                <a:pt x="477840" y="78317"/>
                                <a:pt x="470358" y="87899"/>
                                <a:pt x="460907" y="95250"/>
                              </a:cubicBezTo>
                              <a:cubicBezTo>
                                <a:pt x="451054" y="102913"/>
                                <a:pt x="417176" y="121249"/>
                                <a:pt x="403757" y="127000"/>
                              </a:cubicBezTo>
                              <a:cubicBezTo>
                                <a:pt x="397605" y="129637"/>
                                <a:pt x="390694" y="130357"/>
                                <a:pt x="384707" y="133350"/>
                              </a:cubicBezTo>
                              <a:cubicBezTo>
                                <a:pt x="377881" y="136763"/>
                                <a:pt x="372631" y="142950"/>
                                <a:pt x="365657" y="146050"/>
                              </a:cubicBezTo>
                              <a:cubicBezTo>
                                <a:pt x="353424" y="151487"/>
                                <a:pt x="339531" y="152763"/>
                                <a:pt x="327557" y="158750"/>
                              </a:cubicBezTo>
                              <a:cubicBezTo>
                                <a:pt x="319090" y="162983"/>
                                <a:pt x="311289" y="168959"/>
                                <a:pt x="302157" y="171450"/>
                              </a:cubicBezTo>
                              <a:cubicBezTo>
                                <a:pt x="287717" y="175388"/>
                                <a:pt x="272383" y="174865"/>
                                <a:pt x="257707" y="177800"/>
                              </a:cubicBezTo>
                              <a:cubicBezTo>
                                <a:pt x="240591" y="181223"/>
                                <a:pt x="224186" y="188032"/>
                                <a:pt x="206907" y="190500"/>
                              </a:cubicBezTo>
                              <a:cubicBezTo>
                                <a:pt x="153817" y="198084"/>
                                <a:pt x="176977" y="193220"/>
                                <a:pt x="137057" y="203200"/>
                              </a:cubicBezTo>
                              <a:cubicBezTo>
                                <a:pt x="94724" y="201083"/>
                                <a:pt x="44180" y="221993"/>
                                <a:pt x="10057" y="196850"/>
                              </a:cubicBezTo>
                              <a:cubicBezTo>
                                <a:pt x="-12161" y="180479"/>
                                <a:pt x="8175" y="140642"/>
                                <a:pt x="16407" y="114300"/>
                              </a:cubicBezTo>
                              <a:cubicBezTo>
                                <a:pt x="19564" y="104198"/>
                                <a:pt x="32665" y="100583"/>
                                <a:pt x="41807" y="95250"/>
                              </a:cubicBezTo>
                              <a:cubicBezTo>
                                <a:pt x="58160" y="85711"/>
                                <a:pt x="74646" y="75837"/>
                                <a:pt x="92607" y="69850"/>
                              </a:cubicBezTo>
                              <a:lnTo>
                                <a:pt x="130707" y="57150"/>
                              </a:lnTo>
                              <a:lnTo>
                                <a:pt x="149757" y="50800"/>
                              </a:lnTo>
                              <a:cubicBezTo>
                                <a:pt x="187857" y="52917"/>
                                <a:pt x="226055" y="53695"/>
                                <a:pt x="264057" y="57150"/>
                              </a:cubicBezTo>
                              <a:cubicBezTo>
                                <a:pt x="291964" y="59687"/>
                                <a:pt x="286478" y="63612"/>
                                <a:pt x="308507" y="76200"/>
                              </a:cubicBezTo>
                              <a:cubicBezTo>
                                <a:pt x="316726" y="80896"/>
                                <a:pt x="325206" y="85171"/>
                                <a:pt x="333907" y="88900"/>
                              </a:cubicBezTo>
                              <a:cubicBezTo>
                                <a:pt x="364563" y="102038"/>
                                <a:pt x="343257" y="86890"/>
                                <a:pt x="378357" y="107950"/>
                              </a:cubicBezTo>
                              <a:cubicBezTo>
                                <a:pt x="391445" y="115803"/>
                                <a:pt x="403757" y="124883"/>
                                <a:pt x="416457" y="133350"/>
                              </a:cubicBezTo>
                              <a:cubicBezTo>
                                <a:pt x="422807" y="137583"/>
                                <a:pt x="428681" y="142637"/>
                                <a:pt x="435507" y="146050"/>
                              </a:cubicBezTo>
                              <a:cubicBezTo>
                                <a:pt x="443974" y="150283"/>
                                <a:pt x="452790" y="153880"/>
                                <a:pt x="460907" y="158750"/>
                              </a:cubicBezTo>
                              <a:cubicBezTo>
                                <a:pt x="473995" y="166603"/>
                                <a:pt x="484527" y="179323"/>
                                <a:pt x="499007" y="184150"/>
                              </a:cubicBezTo>
                              <a:cubicBezTo>
                                <a:pt x="520065" y="191169"/>
                                <a:pt x="518057" y="183807"/>
                                <a:pt x="518057" y="19685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D320BF" id="Freeform 29" o:spid="_x0000_s1026" style="position:absolute;margin-left:20.2pt;margin-top:4pt;width:44.8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568857,209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" path="m568857,c558274,10583,548533,22082,537107,31750,520949,45422,501274,54883,486307,69850v-8467,8467,-15949,18049,-25400,25400c451054,102913,417176,121249,403757,127000v-6152,2637,-13063,3357,-19050,6350c377881,136763,372631,142950,365657,146050v-12233,5437,-26126,6713,-38100,12700c319090,162983,311289,168959,302157,171450v-14440,3938,-29774,3415,-44450,6350c240591,181223,224186,188032,206907,190500v-53090,7584,-29930,2720,-69850,12700c94724,201083,44180,221993,10057,196850,-12161,180479,8175,140642,16407,114300,19564,104198,32665,100583,41807,95250,58160,85711,74646,75837,92607,69850l130707,57150r19050,-6350c187857,52917,226055,53695,264057,57150v27907,2537,22421,6462,44450,19050c316726,80896,325206,85171,333907,88900v30656,13138,9350,-2010,44450,19050c391445,115803,403757,124883,416457,133350v6350,4233,12224,9287,19050,12700c443974,150283,452790,153880,460907,158750v13088,7853,23620,20573,38100,25400c520065,191169,518057,183807,518057,196850e" filled="f" strokecolor="#1f4d78 [1604]" strokeweight="1pt">
                <v:stroke joinstyle="miter"/>
                <v:path arrowok="t" o:connecttype="custom" o:connectlocs="568857,0;537107,31750;486307,69850;460907,95250;403757,127000;384707,133350;365657,146050;327557,158750;302157,171450;257707,177800;206907,190500;137057,203200;10057,196850;16407,114300;41807,95250;92607,69850;130707,57150;149757,50800;264057,57150;308507,76200;333907,88900;378357,107950;416457,133350;435507,146050;460907,158750;499007,184150;518057,196850" o:connectangles="0,0,0,0,0,0,0,0,0,0,0,0,0,0,0,0,0,0,0,0,0,0,0,0,0,0,0"/>
              </v:shape>
            </w:pict>
          </mc:Fallback>
        </mc:AlternateContent>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r>
        <w:rPr>
          <w:rFonts w:ascii="Trebuchet MS" w:hAnsi="Trebuchet MS" w:cs="Trebuchet MS"/>
          <w:sz w:val="18"/>
          <w:szCs w:val="20"/>
        </w:rPr>
        <w:tab/>
      </w:r>
    </w:p>
    <w:sectPr w:rsidR="0005774F" w:rsidRPr="00D371D3" w:rsidSect="00E8342C">
      <w:pgSz w:w="11906" w:h="16838" w:code="9"/>
      <w:pgMar w:top="1440" w:right="1080" w:bottom="1440" w:left="108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B9D" w:rsidRDefault="00A24B9D" w:rsidP="0018467D">
      <w:pPr>
        <w:spacing w:after="0" w:line="240" w:lineRule="auto"/>
      </w:pPr>
      <w:r>
        <w:separator/>
      </w:r>
    </w:p>
  </w:endnote>
  <w:endnote w:type="continuationSeparator" w:id="0">
    <w:p w:rsidR="00A24B9D" w:rsidRDefault="00A24B9D" w:rsidP="00184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Eras Demi ITC">
    <w:panose1 w:val="020B08050305040208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B9D" w:rsidRDefault="00A24B9D" w:rsidP="0018467D">
      <w:pPr>
        <w:spacing w:after="0" w:line="240" w:lineRule="auto"/>
      </w:pPr>
      <w:r>
        <w:separator/>
      </w:r>
    </w:p>
  </w:footnote>
  <w:footnote w:type="continuationSeparator" w:id="0">
    <w:p w:rsidR="00A24B9D" w:rsidRDefault="00A24B9D" w:rsidP="001846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61D13"/>
    <w:multiLevelType w:val="hybridMultilevel"/>
    <w:tmpl w:val="CC207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B16757"/>
    <w:multiLevelType w:val="hybridMultilevel"/>
    <w:tmpl w:val="84A419F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A2750C8"/>
    <w:multiLevelType w:val="hybridMultilevel"/>
    <w:tmpl w:val="2634F3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1429B7"/>
    <w:multiLevelType w:val="multilevel"/>
    <w:tmpl w:val="47FAC8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91819E6"/>
    <w:multiLevelType w:val="hybridMultilevel"/>
    <w:tmpl w:val="9DF67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6A617B"/>
    <w:multiLevelType w:val="hybridMultilevel"/>
    <w:tmpl w:val="107261FA"/>
    <w:lvl w:ilvl="0" w:tplc="D64CB05A">
      <w:numFmt w:val="bullet"/>
      <w:lvlText w:val="•"/>
      <w:lvlJc w:val="left"/>
      <w:pPr>
        <w:ind w:left="1080" w:hanging="360"/>
      </w:pPr>
      <w:rPr>
        <w:rFonts w:ascii="Trebuchet MS" w:eastAsiaTheme="minorEastAsia"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AF51D0"/>
    <w:multiLevelType w:val="hybridMultilevel"/>
    <w:tmpl w:val="05D40EB0"/>
    <w:lvl w:ilvl="0" w:tplc="D64CB05A">
      <w:numFmt w:val="bullet"/>
      <w:lvlText w:val="•"/>
      <w:lvlJc w:val="left"/>
      <w:pPr>
        <w:ind w:left="1080" w:hanging="360"/>
      </w:pPr>
      <w:rPr>
        <w:rFonts w:ascii="Trebuchet MS" w:eastAsiaTheme="minorEastAsia" w:hAnsi="Trebuchet MS" w:cs="Trebuchet M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CE75076"/>
    <w:multiLevelType w:val="hybridMultilevel"/>
    <w:tmpl w:val="2B00E476"/>
    <w:lvl w:ilvl="0" w:tplc="D64CB05A">
      <w:numFmt w:val="bullet"/>
      <w:lvlText w:val="•"/>
      <w:lvlJc w:val="left"/>
      <w:pPr>
        <w:ind w:left="1080" w:hanging="360"/>
      </w:pPr>
      <w:rPr>
        <w:rFonts w:ascii="Trebuchet MS" w:eastAsiaTheme="minorEastAsia"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552F03"/>
    <w:multiLevelType w:val="hybridMultilevel"/>
    <w:tmpl w:val="7810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3C1128"/>
    <w:multiLevelType w:val="hybridMultilevel"/>
    <w:tmpl w:val="C85C1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9"/>
  </w:num>
  <w:num w:numId="6">
    <w:abstractNumId w:val="8"/>
  </w:num>
  <w:num w:numId="7">
    <w:abstractNumId w:val="0"/>
  </w:num>
  <w:num w:numId="8">
    <w:abstractNumId w:val="6"/>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hdrShapeDefaults>
    <o:shapedefaults v:ext="edit" spidmax="2049">
      <o:colormru v:ext="edit" colors="#ff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67D"/>
    <w:rsid w:val="0005774F"/>
    <w:rsid w:val="000579BB"/>
    <w:rsid w:val="00121E7F"/>
    <w:rsid w:val="0018467D"/>
    <w:rsid w:val="001B601D"/>
    <w:rsid w:val="001E6BE6"/>
    <w:rsid w:val="00291984"/>
    <w:rsid w:val="002A1945"/>
    <w:rsid w:val="002E0DE0"/>
    <w:rsid w:val="00334BFC"/>
    <w:rsid w:val="003B45DE"/>
    <w:rsid w:val="003B6431"/>
    <w:rsid w:val="003C3266"/>
    <w:rsid w:val="003D4591"/>
    <w:rsid w:val="003E04D1"/>
    <w:rsid w:val="005029E9"/>
    <w:rsid w:val="00610F9F"/>
    <w:rsid w:val="00612F91"/>
    <w:rsid w:val="006507E2"/>
    <w:rsid w:val="00663D12"/>
    <w:rsid w:val="00693550"/>
    <w:rsid w:val="006F47AB"/>
    <w:rsid w:val="007166B4"/>
    <w:rsid w:val="007412DD"/>
    <w:rsid w:val="007443D9"/>
    <w:rsid w:val="007949E3"/>
    <w:rsid w:val="007E6E4C"/>
    <w:rsid w:val="008032DC"/>
    <w:rsid w:val="0085201A"/>
    <w:rsid w:val="00855637"/>
    <w:rsid w:val="008C1F44"/>
    <w:rsid w:val="009B3B9F"/>
    <w:rsid w:val="009C3AD5"/>
    <w:rsid w:val="00A24B9D"/>
    <w:rsid w:val="00A3426B"/>
    <w:rsid w:val="00A65C84"/>
    <w:rsid w:val="00B71FE5"/>
    <w:rsid w:val="00B80E66"/>
    <w:rsid w:val="00C311DD"/>
    <w:rsid w:val="00C40ACC"/>
    <w:rsid w:val="00C563F1"/>
    <w:rsid w:val="00C83D45"/>
    <w:rsid w:val="00C960A9"/>
    <w:rsid w:val="00CA0965"/>
    <w:rsid w:val="00CC7E00"/>
    <w:rsid w:val="00D371D3"/>
    <w:rsid w:val="00D77F9D"/>
    <w:rsid w:val="00E051C3"/>
    <w:rsid w:val="00E429D3"/>
    <w:rsid w:val="00E8342C"/>
    <w:rsid w:val="00E85871"/>
    <w:rsid w:val="00E95D0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c"/>
    </o:shapedefaults>
    <o:shapelayout v:ext="edit">
      <o:idmap v:ext="edit" data="1"/>
    </o:shapelayout>
  </w:shapeDefaults>
  <w:decimalSymbol w:val="."/>
  <w:listSeparator w:val=","/>
  <w15:chartTrackingRefBased/>
  <w15:docId w15:val="{9F18389C-1F25-46BA-963A-86011A338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60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46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67D"/>
  </w:style>
  <w:style w:type="paragraph" w:styleId="Footer">
    <w:name w:val="footer"/>
    <w:basedOn w:val="Normal"/>
    <w:link w:val="FooterChar"/>
    <w:uiPriority w:val="99"/>
    <w:unhideWhenUsed/>
    <w:rsid w:val="001846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67D"/>
  </w:style>
  <w:style w:type="table" w:styleId="TableGrid">
    <w:name w:val="Table Grid"/>
    <w:basedOn w:val="TableNormal"/>
    <w:uiPriority w:val="39"/>
    <w:rsid w:val="001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01A"/>
    <w:pPr>
      <w:ind w:left="720"/>
      <w:contextualSpacing/>
    </w:pPr>
  </w:style>
  <w:style w:type="table" w:styleId="GridTable4-Accent4">
    <w:name w:val="Grid Table 4 Accent 4"/>
    <w:basedOn w:val="TableNormal"/>
    <w:uiPriority w:val="49"/>
    <w:rsid w:val="007E6E4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48986">
      <w:bodyDiv w:val="1"/>
      <w:marLeft w:val="0"/>
      <w:marRight w:val="0"/>
      <w:marTop w:val="0"/>
      <w:marBottom w:val="0"/>
      <w:divBdr>
        <w:top w:val="none" w:sz="0" w:space="0" w:color="auto"/>
        <w:left w:val="none" w:sz="0" w:space="0" w:color="auto"/>
        <w:bottom w:val="none" w:sz="0" w:space="0" w:color="auto"/>
        <w:right w:val="none" w:sz="0" w:space="0" w:color="auto"/>
      </w:divBdr>
    </w:div>
    <w:div w:id="88359030">
      <w:bodyDiv w:val="1"/>
      <w:marLeft w:val="0"/>
      <w:marRight w:val="0"/>
      <w:marTop w:val="0"/>
      <w:marBottom w:val="0"/>
      <w:divBdr>
        <w:top w:val="none" w:sz="0" w:space="0" w:color="auto"/>
        <w:left w:val="none" w:sz="0" w:space="0" w:color="auto"/>
        <w:bottom w:val="none" w:sz="0" w:space="0" w:color="auto"/>
        <w:right w:val="none" w:sz="0" w:space="0" w:color="auto"/>
      </w:divBdr>
    </w:div>
    <w:div w:id="118382418">
      <w:bodyDiv w:val="1"/>
      <w:marLeft w:val="0"/>
      <w:marRight w:val="0"/>
      <w:marTop w:val="0"/>
      <w:marBottom w:val="0"/>
      <w:divBdr>
        <w:top w:val="none" w:sz="0" w:space="0" w:color="auto"/>
        <w:left w:val="none" w:sz="0" w:space="0" w:color="auto"/>
        <w:bottom w:val="none" w:sz="0" w:space="0" w:color="auto"/>
        <w:right w:val="none" w:sz="0" w:space="0" w:color="auto"/>
      </w:divBdr>
    </w:div>
    <w:div w:id="256402777">
      <w:bodyDiv w:val="1"/>
      <w:marLeft w:val="0"/>
      <w:marRight w:val="0"/>
      <w:marTop w:val="0"/>
      <w:marBottom w:val="0"/>
      <w:divBdr>
        <w:top w:val="none" w:sz="0" w:space="0" w:color="auto"/>
        <w:left w:val="none" w:sz="0" w:space="0" w:color="auto"/>
        <w:bottom w:val="none" w:sz="0" w:space="0" w:color="auto"/>
        <w:right w:val="none" w:sz="0" w:space="0" w:color="auto"/>
      </w:divBdr>
    </w:div>
    <w:div w:id="314918784">
      <w:bodyDiv w:val="1"/>
      <w:marLeft w:val="0"/>
      <w:marRight w:val="0"/>
      <w:marTop w:val="0"/>
      <w:marBottom w:val="0"/>
      <w:divBdr>
        <w:top w:val="none" w:sz="0" w:space="0" w:color="auto"/>
        <w:left w:val="none" w:sz="0" w:space="0" w:color="auto"/>
        <w:bottom w:val="none" w:sz="0" w:space="0" w:color="auto"/>
        <w:right w:val="none" w:sz="0" w:space="0" w:color="auto"/>
      </w:divBdr>
    </w:div>
    <w:div w:id="421225476">
      <w:bodyDiv w:val="1"/>
      <w:marLeft w:val="0"/>
      <w:marRight w:val="0"/>
      <w:marTop w:val="0"/>
      <w:marBottom w:val="0"/>
      <w:divBdr>
        <w:top w:val="none" w:sz="0" w:space="0" w:color="auto"/>
        <w:left w:val="none" w:sz="0" w:space="0" w:color="auto"/>
        <w:bottom w:val="none" w:sz="0" w:space="0" w:color="auto"/>
        <w:right w:val="none" w:sz="0" w:space="0" w:color="auto"/>
      </w:divBdr>
    </w:div>
    <w:div w:id="668993668">
      <w:bodyDiv w:val="1"/>
      <w:marLeft w:val="0"/>
      <w:marRight w:val="0"/>
      <w:marTop w:val="0"/>
      <w:marBottom w:val="0"/>
      <w:divBdr>
        <w:top w:val="none" w:sz="0" w:space="0" w:color="auto"/>
        <w:left w:val="none" w:sz="0" w:space="0" w:color="auto"/>
        <w:bottom w:val="none" w:sz="0" w:space="0" w:color="auto"/>
        <w:right w:val="none" w:sz="0" w:space="0" w:color="auto"/>
      </w:divBdr>
    </w:div>
    <w:div w:id="754400081">
      <w:bodyDiv w:val="1"/>
      <w:marLeft w:val="0"/>
      <w:marRight w:val="0"/>
      <w:marTop w:val="0"/>
      <w:marBottom w:val="0"/>
      <w:divBdr>
        <w:top w:val="none" w:sz="0" w:space="0" w:color="auto"/>
        <w:left w:val="none" w:sz="0" w:space="0" w:color="auto"/>
        <w:bottom w:val="none" w:sz="0" w:space="0" w:color="auto"/>
        <w:right w:val="none" w:sz="0" w:space="0" w:color="auto"/>
      </w:divBdr>
    </w:div>
    <w:div w:id="930503550">
      <w:bodyDiv w:val="1"/>
      <w:marLeft w:val="0"/>
      <w:marRight w:val="0"/>
      <w:marTop w:val="0"/>
      <w:marBottom w:val="0"/>
      <w:divBdr>
        <w:top w:val="none" w:sz="0" w:space="0" w:color="auto"/>
        <w:left w:val="none" w:sz="0" w:space="0" w:color="auto"/>
        <w:bottom w:val="none" w:sz="0" w:space="0" w:color="auto"/>
        <w:right w:val="none" w:sz="0" w:space="0" w:color="auto"/>
      </w:divBdr>
    </w:div>
    <w:div w:id="1001008853">
      <w:bodyDiv w:val="1"/>
      <w:marLeft w:val="0"/>
      <w:marRight w:val="0"/>
      <w:marTop w:val="0"/>
      <w:marBottom w:val="0"/>
      <w:divBdr>
        <w:top w:val="none" w:sz="0" w:space="0" w:color="auto"/>
        <w:left w:val="none" w:sz="0" w:space="0" w:color="auto"/>
        <w:bottom w:val="none" w:sz="0" w:space="0" w:color="auto"/>
        <w:right w:val="none" w:sz="0" w:space="0" w:color="auto"/>
      </w:divBdr>
    </w:div>
    <w:div w:id="1050376354">
      <w:bodyDiv w:val="1"/>
      <w:marLeft w:val="0"/>
      <w:marRight w:val="0"/>
      <w:marTop w:val="0"/>
      <w:marBottom w:val="0"/>
      <w:divBdr>
        <w:top w:val="none" w:sz="0" w:space="0" w:color="auto"/>
        <w:left w:val="none" w:sz="0" w:space="0" w:color="auto"/>
        <w:bottom w:val="none" w:sz="0" w:space="0" w:color="auto"/>
        <w:right w:val="none" w:sz="0" w:space="0" w:color="auto"/>
      </w:divBdr>
    </w:div>
    <w:div w:id="1078332224">
      <w:bodyDiv w:val="1"/>
      <w:marLeft w:val="0"/>
      <w:marRight w:val="0"/>
      <w:marTop w:val="0"/>
      <w:marBottom w:val="0"/>
      <w:divBdr>
        <w:top w:val="none" w:sz="0" w:space="0" w:color="auto"/>
        <w:left w:val="none" w:sz="0" w:space="0" w:color="auto"/>
        <w:bottom w:val="none" w:sz="0" w:space="0" w:color="auto"/>
        <w:right w:val="none" w:sz="0" w:space="0" w:color="auto"/>
      </w:divBdr>
    </w:div>
    <w:div w:id="1191335567">
      <w:bodyDiv w:val="1"/>
      <w:marLeft w:val="0"/>
      <w:marRight w:val="0"/>
      <w:marTop w:val="0"/>
      <w:marBottom w:val="0"/>
      <w:divBdr>
        <w:top w:val="none" w:sz="0" w:space="0" w:color="auto"/>
        <w:left w:val="none" w:sz="0" w:space="0" w:color="auto"/>
        <w:bottom w:val="none" w:sz="0" w:space="0" w:color="auto"/>
        <w:right w:val="none" w:sz="0" w:space="0" w:color="auto"/>
      </w:divBdr>
    </w:div>
    <w:div w:id="1270816756">
      <w:bodyDiv w:val="1"/>
      <w:marLeft w:val="0"/>
      <w:marRight w:val="0"/>
      <w:marTop w:val="0"/>
      <w:marBottom w:val="0"/>
      <w:divBdr>
        <w:top w:val="none" w:sz="0" w:space="0" w:color="auto"/>
        <w:left w:val="none" w:sz="0" w:space="0" w:color="auto"/>
        <w:bottom w:val="none" w:sz="0" w:space="0" w:color="auto"/>
        <w:right w:val="none" w:sz="0" w:space="0" w:color="auto"/>
      </w:divBdr>
    </w:div>
    <w:div w:id="1459303447">
      <w:bodyDiv w:val="1"/>
      <w:marLeft w:val="0"/>
      <w:marRight w:val="0"/>
      <w:marTop w:val="0"/>
      <w:marBottom w:val="0"/>
      <w:divBdr>
        <w:top w:val="none" w:sz="0" w:space="0" w:color="auto"/>
        <w:left w:val="none" w:sz="0" w:space="0" w:color="auto"/>
        <w:bottom w:val="none" w:sz="0" w:space="0" w:color="auto"/>
        <w:right w:val="none" w:sz="0" w:space="0" w:color="auto"/>
      </w:divBdr>
    </w:div>
    <w:div w:id="1858154421">
      <w:bodyDiv w:val="1"/>
      <w:marLeft w:val="0"/>
      <w:marRight w:val="0"/>
      <w:marTop w:val="0"/>
      <w:marBottom w:val="0"/>
      <w:divBdr>
        <w:top w:val="none" w:sz="0" w:space="0" w:color="auto"/>
        <w:left w:val="none" w:sz="0" w:space="0" w:color="auto"/>
        <w:bottom w:val="none" w:sz="0" w:space="0" w:color="auto"/>
        <w:right w:val="none" w:sz="0" w:space="0" w:color="auto"/>
      </w:divBdr>
    </w:div>
    <w:div w:id="1911228457">
      <w:bodyDiv w:val="1"/>
      <w:marLeft w:val="0"/>
      <w:marRight w:val="0"/>
      <w:marTop w:val="0"/>
      <w:marBottom w:val="0"/>
      <w:divBdr>
        <w:top w:val="none" w:sz="0" w:space="0" w:color="auto"/>
        <w:left w:val="none" w:sz="0" w:space="0" w:color="auto"/>
        <w:bottom w:val="none" w:sz="0" w:space="0" w:color="auto"/>
        <w:right w:val="none" w:sz="0" w:space="0" w:color="auto"/>
      </w:divBdr>
    </w:div>
    <w:div w:id="2053118103">
      <w:bodyDiv w:val="1"/>
      <w:marLeft w:val="0"/>
      <w:marRight w:val="0"/>
      <w:marTop w:val="0"/>
      <w:marBottom w:val="0"/>
      <w:divBdr>
        <w:top w:val="none" w:sz="0" w:space="0" w:color="auto"/>
        <w:left w:val="none" w:sz="0" w:space="0" w:color="auto"/>
        <w:bottom w:val="none" w:sz="0" w:space="0" w:color="auto"/>
        <w:right w:val="none" w:sz="0" w:space="0" w:color="auto"/>
      </w:divBdr>
    </w:div>
    <w:div w:id="2117283502">
      <w:bodyDiv w:val="1"/>
      <w:marLeft w:val="0"/>
      <w:marRight w:val="0"/>
      <w:marTop w:val="0"/>
      <w:marBottom w:val="0"/>
      <w:divBdr>
        <w:top w:val="none" w:sz="0" w:space="0" w:color="auto"/>
        <w:left w:val="none" w:sz="0" w:space="0" w:color="auto"/>
        <w:bottom w:val="none" w:sz="0" w:space="0" w:color="auto"/>
        <w:right w:val="none" w:sz="0" w:space="0" w:color="auto"/>
      </w:divBdr>
    </w:div>
    <w:div w:id="214612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Model Portfolios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312317731116946"/>
          <c:y val="0.1819450693663292"/>
          <c:w val="0.8714138597258676"/>
          <c:h val="0.69900731158605178"/>
        </c:manualLayout>
      </c:layout>
      <c:barChart>
        <c:barDir val="col"/>
        <c:grouping val="stacked"/>
        <c:varyColors val="0"/>
        <c:ser>
          <c:idx val="0"/>
          <c:order val="0"/>
          <c:tx>
            <c:strRef>
              <c:f>Sheet1!$B$1</c:f>
              <c:strCache>
                <c:ptCount val="1"/>
                <c:pt idx="0">
                  <c:v>Gain</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Model A</c:v>
                </c:pt>
                <c:pt idx="1">
                  <c:v>Model B</c:v>
                </c:pt>
                <c:pt idx="2">
                  <c:v>Model C</c:v>
                </c:pt>
                <c:pt idx="3">
                  <c:v>Model D</c:v>
                </c:pt>
                <c:pt idx="4">
                  <c:v>Model E</c:v>
                </c:pt>
              </c:strCache>
            </c:strRef>
          </c:cat>
          <c:val>
            <c:numRef>
              <c:f>Sheet1!$B$2:$B$6</c:f>
              <c:numCache>
                <c:formatCode>0.00%</c:formatCode>
                <c:ptCount val="5"/>
                <c:pt idx="0">
                  <c:v>4.8000000000000001E-2</c:v>
                </c:pt>
                <c:pt idx="1">
                  <c:v>0.128</c:v>
                </c:pt>
                <c:pt idx="2">
                  <c:v>0.22800000000000001</c:v>
                </c:pt>
                <c:pt idx="3">
                  <c:v>0.308</c:v>
                </c:pt>
                <c:pt idx="4">
                  <c:v>0.38800000000000001</c:v>
                </c:pt>
              </c:numCache>
            </c:numRef>
          </c:val>
        </c:ser>
        <c:ser>
          <c:idx val="1"/>
          <c:order val="1"/>
          <c:tx>
            <c:strRef>
              <c:f>Sheet1!$C$1</c:f>
              <c:strCache>
                <c:ptCount val="1"/>
                <c:pt idx="0">
                  <c:v>Loss</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Model A</c:v>
                </c:pt>
                <c:pt idx="1">
                  <c:v>Model B</c:v>
                </c:pt>
                <c:pt idx="2">
                  <c:v>Model C</c:v>
                </c:pt>
                <c:pt idx="3">
                  <c:v>Model D</c:v>
                </c:pt>
                <c:pt idx="4">
                  <c:v>Model E</c:v>
                </c:pt>
              </c:strCache>
            </c:strRef>
          </c:cat>
          <c:val>
            <c:numRef>
              <c:f>Sheet1!$C$2:$C$6</c:f>
              <c:numCache>
                <c:formatCode>0.00%</c:formatCode>
                <c:ptCount val="5"/>
                <c:pt idx="0">
                  <c:v>-1.2800000000000001E-2</c:v>
                </c:pt>
                <c:pt idx="1">
                  <c:v>-4.8000000000000001E-2</c:v>
                </c:pt>
                <c:pt idx="2">
                  <c:v>-8.7999999999999995E-2</c:v>
                </c:pt>
                <c:pt idx="3">
                  <c:v>-0.16800000000000001</c:v>
                </c:pt>
                <c:pt idx="4">
                  <c:v>-0.218</c:v>
                </c:pt>
              </c:numCache>
            </c:numRef>
          </c:val>
        </c:ser>
        <c:dLbls>
          <c:dLblPos val="ctr"/>
          <c:showLegendKey val="0"/>
          <c:showVal val="1"/>
          <c:showCatName val="0"/>
          <c:showSerName val="0"/>
          <c:showPercent val="0"/>
          <c:showBubbleSize val="0"/>
        </c:dLbls>
        <c:gapWidth val="150"/>
        <c:overlap val="100"/>
        <c:axId val="327428088"/>
        <c:axId val="327427696"/>
      </c:barChart>
      <c:catAx>
        <c:axId val="32742808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427696"/>
        <c:crosses val="autoZero"/>
        <c:auto val="1"/>
        <c:lblAlgn val="ctr"/>
        <c:lblOffset val="100"/>
        <c:noMultiLvlLbl val="0"/>
      </c:catAx>
      <c:valAx>
        <c:axId val="3274276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428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9A1DC-AB72-455E-809F-41A90F195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1683</Words>
  <Characters>9597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Avaloq Evolution AG</Company>
  <LinksUpToDate>false</LinksUpToDate>
  <CharactersWithSpaces>11258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 Michael</dc:creator>
  <cp:keywords/>
  <dc:description/>
  <cp:lastModifiedBy>Chen Stewart</cp:lastModifiedBy>
  <cp:revision>2</cp:revision>
  <cp:lastPrinted>2016-05-05T10:28:00Z</cp:lastPrinted>
  <dcterms:created xsi:type="dcterms:W3CDTF">2016-05-13T04:18:00Z</dcterms:created>
  <dcterms:modified xsi:type="dcterms:W3CDTF">2016-05-13T04:18:00Z</dcterms:modified>
</cp:coreProperties>
</file>